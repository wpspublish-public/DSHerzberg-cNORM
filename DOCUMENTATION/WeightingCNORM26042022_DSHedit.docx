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C413B" w14:textId="77777777" w:rsidR="007109F6" w:rsidRPr="00E20D37" w:rsidRDefault="007109F6" w:rsidP="007109F6">
      <w:pPr>
        <w:jc w:val="center"/>
        <w:rPr>
          <w:b/>
          <w:szCs w:val="24"/>
          <w:lang w:eastAsia="de-DE"/>
        </w:rPr>
      </w:pPr>
      <w:bookmarkStart w:id="0" w:name="_Hlk529343587"/>
    </w:p>
    <w:p w14:paraId="097F5851" w14:textId="77777777" w:rsidR="007109F6" w:rsidRPr="00E20D37" w:rsidRDefault="007109F6" w:rsidP="007109F6">
      <w:pPr>
        <w:jc w:val="center"/>
        <w:rPr>
          <w:b/>
          <w:szCs w:val="24"/>
          <w:lang w:eastAsia="de-DE"/>
        </w:rPr>
      </w:pPr>
    </w:p>
    <w:p w14:paraId="756BD3C5" w14:textId="77777777" w:rsidR="007109F6" w:rsidRPr="00E20D37" w:rsidRDefault="007109F6" w:rsidP="007109F6">
      <w:pPr>
        <w:jc w:val="center"/>
        <w:rPr>
          <w:b/>
          <w:szCs w:val="24"/>
          <w:lang w:eastAsia="de-DE"/>
        </w:rPr>
      </w:pPr>
    </w:p>
    <w:p w14:paraId="3BC8DFE3" w14:textId="77777777" w:rsidR="00487ED4" w:rsidRPr="00D76D06" w:rsidRDefault="00487ED4" w:rsidP="00D76D06">
      <w:pPr>
        <w:ind w:firstLine="0"/>
        <w:jc w:val="center"/>
        <w:rPr>
          <w:rFonts w:cstheme="minorHAnsi"/>
          <w:b/>
          <w:bCs/>
        </w:rPr>
      </w:pPr>
      <w:r w:rsidRPr="00D76D06">
        <w:rPr>
          <w:rFonts w:cstheme="minorHAnsi"/>
          <w:b/>
          <w:bCs/>
        </w:rPr>
        <w:t>How to mitigate violations of representativeness in norm samples: Weighting in continuous norming</w:t>
      </w:r>
    </w:p>
    <w:p w14:paraId="44A81D2F" w14:textId="6D24E743" w:rsidR="007109F6" w:rsidRPr="00E20D37" w:rsidRDefault="007109F6" w:rsidP="00E20D37">
      <w:pPr>
        <w:ind w:firstLine="0"/>
        <w:jc w:val="center"/>
        <w:rPr>
          <w:b/>
          <w:sz w:val="36"/>
          <w:szCs w:val="36"/>
          <w:lang w:eastAsia="de-DE"/>
        </w:rPr>
      </w:pPr>
    </w:p>
    <w:bookmarkEnd w:id="0"/>
    <w:p w14:paraId="00746E38" w14:textId="77777777" w:rsidR="007109F6" w:rsidRPr="00E20D37" w:rsidRDefault="007109F6" w:rsidP="007109F6">
      <w:pPr>
        <w:rPr>
          <w:szCs w:val="24"/>
        </w:rPr>
      </w:pPr>
    </w:p>
    <w:p w14:paraId="0DB4FB2A" w14:textId="20131C46" w:rsidR="007109F6" w:rsidRPr="00487ED4" w:rsidRDefault="00487ED4" w:rsidP="007109F6">
      <w:pPr>
        <w:rPr>
          <w:szCs w:val="24"/>
          <w:vertAlign w:val="superscript"/>
        </w:rPr>
      </w:pPr>
      <w:r w:rsidRPr="00560FE2">
        <w:rPr>
          <w:szCs w:val="24"/>
        </w:rPr>
        <w:t>Sebastian Gary</w:t>
      </w:r>
      <w:r>
        <w:rPr>
          <w:szCs w:val="24"/>
          <w:vertAlign w:val="superscript"/>
        </w:rPr>
        <w:t xml:space="preserve">1, </w:t>
      </w:r>
      <w:r w:rsidR="007109F6" w:rsidRPr="00560FE2">
        <w:rPr>
          <w:szCs w:val="24"/>
        </w:rPr>
        <w:t>Alexandra Lenhard</w:t>
      </w:r>
      <w:r w:rsidR="007109F6" w:rsidRPr="00560FE2">
        <w:rPr>
          <w:szCs w:val="24"/>
          <w:vertAlign w:val="superscript"/>
        </w:rPr>
        <w:t>1</w:t>
      </w:r>
      <w:r w:rsidR="007109F6" w:rsidRPr="00560FE2">
        <w:rPr>
          <w:szCs w:val="24"/>
        </w:rPr>
        <w:t>, Wolfgang Lenhard</w:t>
      </w:r>
      <w:r w:rsidR="007109F6" w:rsidRPr="00560FE2">
        <w:rPr>
          <w:szCs w:val="24"/>
          <w:vertAlign w:val="superscript"/>
        </w:rPr>
        <w:t>2*</w:t>
      </w:r>
      <w:r w:rsidR="007109F6" w:rsidRPr="00560FE2">
        <w:rPr>
          <w:szCs w:val="24"/>
        </w:rPr>
        <w:t xml:space="preserve">, </w:t>
      </w:r>
      <w:r>
        <w:rPr>
          <w:szCs w:val="24"/>
        </w:rPr>
        <w:t>David Herzberg</w:t>
      </w:r>
      <w:r>
        <w:rPr>
          <w:szCs w:val="24"/>
          <w:vertAlign w:val="superscript"/>
        </w:rPr>
        <w:t>3</w:t>
      </w:r>
    </w:p>
    <w:p w14:paraId="73144329" w14:textId="77777777" w:rsidR="007109F6" w:rsidRPr="00560FE2" w:rsidRDefault="007109F6" w:rsidP="007109F6">
      <w:pPr>
        <w:rPr>
          <w:szCs w:val="24"/>
        </w:rPr>
      </w:pPr>
    </w:p>
    <w:p w14:paraId="6B617D7B" w14:textId="77777777" w:rsidR="007109F6" w:rsidRPr="00E20D37" w:rsidRDefault="007109F6" w:rsidP="007109F6">
      <w:pPr>
        <w:rPr>
          <w:szCs w:val="24"/>
        </w:rPr>
      </w:pPr>
      <w:r w:rsidRPr="00E20D37">
        <w:rPr>
          <w:szCs w:val="24"/>
          <w:vertAlign w:val="superscript"/>
        </w:rPr>
        <w:t xml:space="preserve">1 </w:t>
      </w:r>
      <w:r w:rsidRPr="00E20D37">
        <w:rPr>
          <w:szCs w:val="24"/>
        </w:rPr>
        <w:t>Test Development Center, Psychometrica, Dettelbach, Bavaria, Germany</w:t>
      </w:r>
    </w:p>
    <w:p w14:paraId="1617CA67" w14:textId="3287FAE2" w:rsidR="007109F6" w:rsidRDefault="007109F6" w:rsidP="007109F6">
      <w:pPr>
        <w:rPr>
          <w:szCs w:val="24"/>
        </w:rPr>
      </w:pPr>
      <w:r w:rsidRPr="00E20D37">
        <w:rPr>
          <w:szCs w:val="24"/>
          <w:vertAlign w:val="superscript"/>
        </w:rPr>
        <w:t xml:space="preserve">2 </w:t>
      </w:r>
      <w:r w:rsidRPr="00E20D37">
        <w:rPr>
          <w:szCs w:val="24"/>
        </w:rPr>
        <w:t>Institute of Psychology, University of Würzburg, Bavaria, Germany</w:t>
      </w:r>
    </w:p>
    <w:p w14:paraId="25B089DE" w14:textId="0EF9E569" w:rsidR="00487ED4" w:rsidRPr="00E20D37" w:rsidRDefault="00487ED4" w:rsidP="007109F6">
      <w:pPr>
        <w:rPr>
          <w:szCs w:val="24"/>
        </w:rPr>
      </w:pPr>
      <w:r w:rsidRPr="00487ED4">
        <w:rPr>
          <w:szCs w:val="24"/>
          <w:vertAlign w:val="superscript"/>
        </w:rPr>
        <w:t>3</w:t>
      </w:r>
      <w:r>
        <w:rPr>
          <w:szCs w:val="24"/>
          <w:vertAlign w:val="superscript"/>
        </w:rPr>
        <w:t xml:space="preserve"> </w:t>
      </w:r>
      <w:r w:rsidRPr="00487ED4">
        <w:rPr>
          <w:szCs w:val="24"/>
        </w:rPr>
        <w:t>WPS</w:t>
      </w:r>
      <w:r>
        <w:rPr>
          <w:szCs w:val="24"/>
        </w:rPr>
        <w:t>, Torrance, CA, USA</w:t>
      </w:r>
    </w:p>
    <w:p w14:paraId="29BC887E" w14:textId="77777777" w:rsidR="007109F6" w:rsidRPr="00E20D37" w:rsidRDefault="007109F6" w:rsidP="007109F6">
      <w:pPr>
        <w:rPr>
          <w:szCs w:val="24"/>
        </w:rPr>
      </w:pPr>
    </w:p>
    <w:p w14:paraId="40CD10A8" w14:textId="77777777" w:rsidR="007109F6" w:rsidRPr="00E20D37" w:rsidRDefault="007109F6" w:rsidP="007109F6">
      <w:pPr>
        <w:rPr>
          <w:szCs w:val="24"/>
        </w:rPr>
      </w:pPr>
      <w:r w:rsidRPr="00E20D37">
        <w:rPr>
          <w:szCs w:val="24"/>
        </w:rPr>
        <w:t>* Corresponding author:</w:t>
      </w:r>
    </w:p>
    <w:p w14:paraId="1604D06E" w14:textId="77777777" w:rsidR="007109F6" w:rsidRPr="00232003" w:rsidRDefault="007109F6" w:rsidP="007109F6">
      <w:pPr>
        <w:rPr>
          <w:szCs w:val="24"/>
        </w:rPr>
      </w:pPr>
      <w:r w:rsidRPr="00232003">
        <w:rPr>
          <w:szCs w:val="24"/>
        </w:rPr>
        <w:t>E-Mail: wolfgang.lenhard@uni-wuerzburg.de</w:t>
      </w:r>
    </w:p>
    <w:p w14:paraId="35BBCBC9" w14:textId="77777777" w:rsidR="007109F6" w:rsidRPr="00232003" w:rsidRDefault="007109F6">
      <w:pPr>
        <w:spacing w:after="160" w:line="259" w:lineRule="auto"/>
        <w:ind w:firstLine="0"/>
        <w:rPr>
          <w:rFonts w:eastAsiaTheme="majorEastAsia" w:cstheme="majorBidi"/>
          <w:b/>
          <w:sz w:val="36"/>
          <w:szCs w:val="32"/>
        </w:rPr>
      </w:pPr>
      <w:r w:rsidRPr="00232003">
        <w:br w:type="page"/>
      </w:r>
    </w:p>
    <w:p w14:paraId="1BF25B8C" w14:textId="44F51629" w:rsidR="00AC3835" w:rsidRDefault="00D03619" w:rsidP="00AC3835">
      <w:pPr>
        <w:pStyle w:val="Heading1"/>
      </w:pPr>
      <w:r>
        <w:lastRenderedPageBreak/>
        <w:t>Abstract</w:t>
      </w:r>
    </w:p>
    <w:p w14:paraId="1FBEEEC7" w14:textId="7B2BB009" w:rsidR="00460B80" w:rsidRDefault="00FC2A43" w:rsidP="00FC2A43">
      <w:r w:rsidRPr="00620CA6">
        <w:t>In th</w:t>
      </w:r>
      <w:r>
        <w:t>is</w:t>
      </w:r>
      <w:r w:rsidRPr="00620CA6">
        <w:t xml:space="preserve"> simulation stud</w:t>
      </w:r>
      <w:r>
        <w:t>y,</w:t>
      </w:r>
      <w:r w:rsidRPr="00620CA6">
        <w:t xml:space="preserve"> we </w:t>
      </w:r>
      <w:r>
        <w:t xml:space="preserve">investigated </w:t>
      </w:r>
      <w:del w:id="1" w:author="David Herzberg" w:date="2022-05-04T13:36:00Z">
        <w:r w:rsidR="00460B80" w:rsidDel="004E4081">
          <w:delText>if</w:delText>
        </w:r>
        <w:r w:rsidDel="004E4081">
          <w:delText xml:space="preserve"> </w:delText>
        </w:r>
      </w:del>
      <w:ins w:id="2" w:author="David Herzberg" w:date="2022-05-04T13:36:00Z">
        <w:r w:rsidR="004E4081">
          <w:t xml:space="preserve">whether </w:t>
        </w:r>
      </w:ins>
      <w:r>
        <w:t xml:space="preserve">the quality of normed test scores </w:t>
      </w:r>
      <w:r w:rsidR="006D644F">
        <w:t>derived</w:t>
      </w:r>
      <w:r>
        <w:t xml:space="preserve"> </w:t>
      </w:r>
      <w:r w:rsidR="006D644F">
        <w:t>from</w:t>
      </w:r>
      <w:r>
        <w:t xml:space="preserve"> </w:t>
      </w:r>
      <w:r w:rsidR="00716192">
        <w:t>non-</w:t>
      </w:r>
      <w:ins w:id="3" w:author="David Herzberg" w:date="2022-05-04T13:36:00Z">
        <w:r w:rsidR="004E4081">
          <w:t>demograp</w:t>
        </w:r>
      </w:ins>
      <w:ins w:id="4" w:author="David Herzberg" w:date="2022-05-04T13:37:00Z">
        <w:r w:rsidR="004E4081">
          <w:t xml:space="preserve">hically </w:t>
        </w:r>
      </w:ins>
      <w:r w:rsidR="00716192">
        <w:t>representative</w:t>
      </w:r>
      <w:r>
        <w:t xml:space="preserve"> samples can be improved by applying</w:t>
      </w:r>
      <w:r w:rsidR="004C2305">
        <w:t xml:space="preserve"> </w:t>
      </w:r>
      <w:ins w:id="5" w:author="David Herzberg" w:date="2022-05-04T13:55:00Z">
        <w:r w:rsidR="00495D17">
          <w:t xml:space="preserve">compensatory </w:t>
        </w:r>
      </w:ins>
      <w:r>
        <w:t>weighting</w:t>
      </w:r>
      <w:ins w:id="6" w:author="David Herzberg" w:date="2022-05-04T13:55:00Z">
        <w:r w:rsidR="00495D17">
          <w:t xml:space="preserve"> at the raw score level</w:t>
        </w:r>
      </w:ins>
      <w:r>
        <w:t xml:space="preserve">. </w:t>
      </w:r>
      <w:r w:rsidR="00460B80">
        <w:t xml:space="preserve">To this end, we modeled a </w:t>
      </w:r>
      <w:ins w:id="7" w:author="David Herzberg" w:date="2022-05-04T13:40:00Z">
        <w:r w:rsidR="004E4081">
          <w:t xml:space="preserve">latent </w:t>
        </w:r>
      </w:ins>
      <w:r w:rsidR="00460B80">
        <w:t xml:space="preserve">cognitive </w:t>
      </w:r>
      <w:del w:id="8" w:author="David Herzberg" w:date="2022-05-04T13:40:00Z">
        <w:r w:rsidR="00460B80" w:rsidDel="004E4081">
          <w:delText xml:space="preserve">variable </w:delText>
        </w:r>
      </w:del>
      <w:ins w:id="9" w:author="David Herzberg" w:date="2022-05-04T13:40:00Z">
        <w:r w:rsidR="004E4081">
          <w:t xml:space="preserve">ability </w:t>
        </w:r>
      </w:ins>
      <w:del w:id="10" w:author="David Herzberg" w:date="2022-05-04T13:41:00Z">
        <w:r w:rsidR="00460B80" w:rsidDel="007E1EC1">
          <w:delText>which</w:delText>
        </w:r>
        <w:r w:rsidR="00E06171" w:rsidDel="007E1EC1">
          <w:delText xml:space="preserve"> </w:delText>
        </w:r>
        <w:r w:rsidR="00B1241B" w:rsidDel="007E1EC1">
          <w:delText>was influenced by three different stratification variables</w:delText>
        </w:r>
        <w:r w:rsidR="00E06171" w:rsidDel="007E1EC1">
          <w:delText xml:space="preserve"> and showed a typical</w:delText>
        </w:r>
      </w:del>
      <w:ins w:id="11" w:author="David Herzberg" w:date="2022-05-04T13:41:00Z">
        <w:r w:rsidR="007E1EC1">
          <w:t xml:space="preserve">that showed an increasing developmental gradient </w:t>
        </w:r>
      </w:ins>
      <w:del w:id="12" w:author="David Herzberg" w:date="2022-05-04T13:41:00Z">
        <w:r w:rsidR="00E06171" w:rsidDel="007E1EC1">
          <w:delText xml:space="preserve"> development across age </w:delText>
        </w:r>
      </w:del>
      <w:r w:rsidR="00E06171">
        <w:t xml:space="preserve">within a </w:t>
      </w:r>
      <w:r w:rsidR="002E24DF">
        <w:t>reference population</w:t>
      </w:r>
      <w:r w:rsidR="00E06171">
        <w:t>.</w:t>
      </w:r>
      <w:r w:rsidR="00B1241B">
        <w:t xml:space="preserve"> </w:t>
      </w:r>
      <w:r w:rsidR="0067043F">
        <w:t xml:space="preserve">We subsequently </w:t>
      </w:r>
      <w:r w:rsidR="00B1241B">
        <w:t>drew norm</w:t>
      </w:r>
      <w:ins w:id="13" w:author="David Herzberg" w:date="2022-05-04T13:41:00Z">
        <w:r w:rsidR="007E1EC1">
          <w:t>ative</w:t>
        </w:r>
      </w:ins>
      <w:r w:rsidR="00B1241B">
        <w:t xml:space="preserve"> samples </w:t>
      </w:r>
      <w:r w:rsidR="008C5C07">
        <w:t xml:space="preserve">of limited size </w:t>
      </w:r>
      <w:del w:id="14" w:author="David Herzberg" w:date="2022-05-04T13:59:00Z">
        <w:r w:rsidR="00E06171" w:rsidDel="00400823">
          <w:delText>in</w:delText>
        </w:r>
        <w:r w:rsidR="008C5C07" w:rsidDel="00400823">
          <w:delText xml:space="preserve"> such a way</w:delText>
        </w:r>
      </w:del>
      <w:ins w:id="15" w:author="David Herzberg" w:date="2022-05-04T13:59:00Z">
        <w:r w:rsidR="00400823">
          <w:t>such</w:t>
        </w:r>
      </w:ins>
      <w:r w:rsidR="008C5C07">
        <w:t xml:space="preserve"> that </w:t>
      </w:r>
      <w:r w:rsidR="0067043F">
        <w:t>they</w:t>
      </w:r>
      <w:r w:rsidR="008C5C07">
        <w:t xml:space="preserve"> systematically deviated from the </w:t>
      </w:r>
      <w:r w:rsidR="002E24DF">
        <w:t>reference population</w:t>
      </w:r>
      <w:r w:rsidR="008C5C07">
        <w:t xml:space="preserve"> </w:t>
      </w:r>
      <w:proofErr w:type="gramStart"/>
      <w:r w:rsidR="008C5C07">
        <w:t>with regard to</w:t>
      </w:r>
      <w:proofErr w:type="gramEnd"/>
      <w:r w:rsidR="008C5C07">
        <w:t xml:space="preserve"> the distribution of </w:t>
      </w:r>
      <w:del w:id="16" w:author="David Herzberg" w:date="2022-05-04T13:42:00Z">
        <w:r w:rsidR="008C5C07" w:rsidDel="007E1EC1">
          <w:delText xml:space="preserve">the </w:delText>
        </w:r>
      </w:del>
      <w:r w:rsidR="008C5C07">
        <w:t xml:space="preserve">three </w:t>
      </w:r>
      <w:del w:id="17" w:author="David Herzberg" w:date="2022-05-04T13:42:00Z">
        <w:r w:rsidR="008C5C07" w:rsidDel="007E1EC1">
          <w:delText>stratification variables</w:delText>
        </w:r>
      </w:del>
      <w:ins w:id="18" w:author="David Herzberg" w:date="2022-05-04T13:42:00Z">
        <w:r w:rsidR="007E1EC1">
          <w:t>demographic variables</w:t>
        </w:r>
      </w:ins>
      <w:r w:rsidR="008C5C07">
        <w:t xml:space="preserve">. </w:t>
      </w:r>
      <w:r w:rsidR="00517EEE">
        <w:t>Next</w:t>
      </w:r>
      <w:r w:rsidR="008816CD">
        <w:t>,</w:t>
      </w:r>
      <w:r w:rsidR="00517EEE">
        <w:t xml:space="preserve"> w</w:t>
      </w:r>
      <w:r w:rsidR="008C5C07">
        <w:t xml:space="preserve">e generated </w:t>
      </w:r>
      <w:del w:id="19" w:author="David Herzberg" w:date="2022-05-04T13:52:00Z">
        <w:r w:rsidR="00E06171" w:rsidDel="007E1EC1">
          <w:delText>fictitious</w:delText>
        </w:r>
        <w:r w:rsidR="008C5C07" w:rsidDel="007E1EC1">
          <w:delText xml:space="preserve"> </w:delText>
        </w:r>
      </w:del>
      <w:ins w:id="20" w:author="David Herzberg" w:date="2022-05-04T13:53:00Z">
        <w:r w:rsidR="00495D17">
          <w:t>simulated</w:t>
        </w:r>
      </w:ins>
      <w:ins w:id="21" w:author="David Herzberg" w:date="2022-05-04T13:52:00Z">
        <w:r w:rsidR="007E1EC1">
          <w:t xml:space="preserve"> </w:t>
        </w:r>
      </w:ins>
      <w:r w:rsidR="00E06171">
        <w:t xml:space="preserve">test results for each </w:t>
      </w:r>
      <w:del w:id="22" w:author="David Herzberg" w:date="2022-05-04T13:53:00Z">
        <w:r w:rsidR="00E06171" w:rsidDel="00495D17">
          <w:delText xml:space="preserve">individual </w:delText>
        </w:r>
      </w:del>
      <w:ins w:id="23" w:author="David Herzberg" w:date="2022-05-04T13:53:00Z">
        <w:r w:rsidR="00495D17">
          <w:t xml:space="preserve">person </w:t>
        </w:r>
      </w:ins>
      <w:r w:rsidR="00E06171">
        <w:t xml:space="preserve">based on a </w:t>
      </w:r>
      <w:r w:rsidR="0097264B">
        <w:t>one</w:t>
      </w:r>
      <w:ins w:id="24" w:author="David Herzberg" w:date="2022-05-04T15:18:00Z">
        <w:r w:rsidR="000B078F">
          <w:t>-</w:t>
        </w:r>
      </w:ins>
      <w:del w:id="25" w:author="David Herzberg" w:date="2022-05-04T15:18:00Z">
        <w:r w:rsidR="0097264B" w:rsidDel="000B078F">
          <w:delText xml:space="preserve"> </w:delText>
        </w:r>
      </w:del>
      <w:r w:rsidR="0097264B">
        <w:t xml:space="preserve">parameter logistic </w:t>
      </w:r>
      <w:ins w:id="26" w:author="David Herzberg" w:date="2022-05-04T15:19:00Z">
        <w:r w:rsidR="000B078F">
          <w:t xml:space="preserve">IRT </w:t>
        </w:r>
      </w:ins>
      <w:r w:rsidR="00E06171">
        <w:t>model</w:t>
      </w:r>
      <w:r w:rsidR="00BF6A91">
        <w:t xml:space="preserve">. </w:t>
      </w:r>
      <w:del w:id="27" w:author="David Herzberg" w:date="2022-05-04T15:48:00Z">
        <w:r w:rsidR="00BF6A91" w:rsidDel="00D73053">
          <w:delText>From these</w:delText>
        </w:r>
      </w:del>
      <w:ins w:id="28" w:author="David Herzberg" w:date="2022-05-04T15:48:00Z">
        <w:r w:rsidR="00D73053">
          <w:t>Using these</w:t>
        </w:r>
      </w:ins>
      <w:r w:rsidR="00BF6A91">
        <w:t xml:space="preserve"> </w:t>
      </w:r>
      <w:del w:id="29" w:author="David Herzberg" w:date="2022-05-04T15:19:00Z">
        <w:r w:rsidR="00BF6A91" w:rsidDel="000B078F">
          <w:delText xml:space="preserve">test </w:delText>
        </w:r>
      </w:del>
      <w:ins w:id="30" w:author="David Herzberg" w:date="2022-05-04T15:19:00Z">
        <w:r w:rsidR="000B078F">
          <w:t xml:space="preserve">simulated </w:t>
        </w:r>
      </w:ins>
      <w:del w:id="31" w:author="David Herzberg" w:date="2022-05-04T15:48:00Z">
        <w:r w:rsidR="00BF6A91" w:rsidDel="00D73053">
          <w:delText xml:space="preserve">results </w:delText>
        </w:r>
      </w:del>
      <w:ins w:id="32" w:author="David Herzberg" w:date="2022-05-04T15:48:00Z">
        <w:r w:rsidR="00D73053">
          <w:t xml:space="preserve">data, </w:t>
        </w:r>
      </w:ins>
      <w:r w:rsidR="00BF6A91">
        <w:t xml:space="preserve">we </w:t>
      </w:r>
      <w:del w:id="33" w:author="David Herzberg" w:date="2022-05-04T15:48:00Z">
        <w:r w:rsidR="00BF6A91" w:rsidDel="00D73053">
          <w:delText xml:space="preserve">derived </w:delText>
        </w:r>
        <w:commentRangeStart w:id="34"/>
        <w:r w:rsidR="00BF6A91" w:rsidDel="00D73053">
          <w:delText xml:space="preserve">norm </w:delText>
        </w:r>
        <w:commentRangeEnd w:id="34"/>
        <w:r w:rsidR="00495D17" w:rsidDel="00D73053">
          <w:rPr>
            <w:rStyle w:val="CommentReference"/>
          </w:rPr>
          <w:commentReference w:id="34"/>
        </w:r>
        <w:r w:rsidR="00BF6A91" w:rsidDel="00D73053">
          <w:delText>models</w:delText>
        </w:r>
      </w:del>
      <w:ins w:id="35" w:author="David Herzberg" w:date="2022-05-04T15:48:00Z">
        <w:r w:rsidR="00D73053">
          <w:t>applied continuous, regression-based norm</w:t>
        </w:r>
      </w:ins>
      <w:ins w:id="36" w:author="David Herzberg" w:date="2022-05-04T15:49:00Z">
        <w:r w:rsidR="00D73053">
          <w:t>ing techniques, both with and without compensatory weighting</w:t>
        </w:r>
      </w:ins>
      <w:del w:id="37" w:author="David Herzberg" w:date="2022-05-04T15:49:00Z">
        <w:r w:rsidR="00BF6A91" w:rsidDel="00D73053">
          <w:delText xml:space="preserve"> </w:delText>
        </w:r>
        <w:r w:rsidR="00BF6A91" w:rsidRPr="00BF6A91" w:rsidDel="00D73053">
          <w:delText xml:space="preserve">either </w:delText>
        </w:r>
        <w:r w:rsidR="00BF6A91" w:rsidDel="00D73053">
          <w:delText>with or without applying weighting</w:delText>
        </w:r>
      </w:del>
      <w:r w:rsidR="00BF6A91">
        <w:t xml:space="preserve">. </w:t>
      </w:r>
      <w:r w:rsidR="004440F7">
        <w:t xml:space="preserve">The weighting technique </w:t>
      </w:r>
      <w:del w:id="38" w:author="David Herzberg" w:date="2022-05-12T15:57:00Z">
        <w:r w:rsidR="004440F7" w:rsidDel="009826AD">
          <w:delText>was able to substantially reduce</w:delText>
        </w:r>
      </w:del>
      <w:ins w:id="39" w:author="David Herzberg" w:date="2022-05-12T15:57:00Z">
        <w:r w:rsidR="009826AD">
          <w:t>reduced</w:t>
        </w:r>
      </w:ins>
      <w:r w:rsidR="004440F7">
        <w:t xml:space="preserve"> the bias of the normed </w:t>
      </w:r>
      <w:proofErr w:type="gramStart"/>
      <w:r w:rsidR="004440F7">
        <w:t>scores</w:t>
      </w:r>
      <w:r w:rsidR="00A24AD5">
        <w:t>, but</w:t>
      </w:r>
      <w:proofErr w:type="gramEnd"/>
      <w:r w:rsidR="004440F7">
        <w:t xml:space="preserve"> could not fully compensate for the lack of representativeness. </w:t>
      </w:r>
      <w:r w:rsidR="00A24AD5">
        <w:t xml:space="preserve">Deviations from unbiased normed scores </w:t>
      </w:r>
      <w:del w:id="40" w:author="David Herzberg" w:date="2022-05-12T15:56:00Z">
        <w:r w:rsidR="00A24AD5" w:rsidDel="002132C4">
          <w:delText xml:space="preserve">mainly </w:delText>
        </w:r>
      </w:del>
      <w:del w:id="41" w:author="David Herzberg" w:date="2022-05-10T11:11:00Z">
        <w:r w:rsidR="00A24AD5" w:rsidDel="005A2BA8">
          <w:delText>showed up</w:delText>
        </w:r>
      </w:del>
      <w:ins w:id="42" w:author="David Herzberg" w:date="2022-05-12T15:56:00Z">
        <w:r w:rsidR="002132C4">
          <w:t>manifested primarily</w:t>
        </w:r>
      </w:ins>
      <w:r w:rsidR="00A24AD5">
        <w:t xml:space="preserve"> at extreme person locations</w:t>
      </w:r>
      <w:r w:rsidR="00D305F7">
        <w:t xml:space="preserve"> and </w:t>
      </w:r>
      <w:del w:id="43" w:author="David Herzberg" w:date="2022-05-10T11:11:00Z">
        <w:r w:rsidR="00D305F7" w:rsidDel="005A2BA8">
          <w:delText>when the lack of representativeness was large</w:delText>
        </w:r>
      </w:del>
      <w:ins w:id="44" w:author="David Herzberg" w:date="2022-05-10T11:11:00Z">
        <w:r w:rsidR="005A2BA8">
          <w:t>with lar</w:t>
        </w:r>
      </w:ins>
      <w:ins w:id="45" w:author="David Herzberg" w:date="2022-05-10T11:12:00Z">
        <w:r w:rsidR="005A2BA8">
          <w:t xml:space="preserve">ger </w:t>
        </w:r>
      </w:ins>
      <w:ins w:id="46" w:author="David Herzberg" w:date="2022-05-12T15:56:00Z">
        <w:r w:rsidR="002132C4">
          <w:t>depa</w:t>
        </w:r>
      </w:ins>
      <w:ins w:id="47" w:author="David Herzberg" w:date="2022-05-12T15:57:00Z">
        <w:r w:rsidR="002132C4">
          <w:t>rtures</w:t>
        </w:r>
      </w:ins>
      <w:ins w:id="48" w:author="David Herzberg" w:date="2022-05-10T11:12:00Z">
        <w:r w:rsidR="005A2BA8">
          <w:t xml:space="preserve"> from </w:t>
        </w:r>
      </w:ins>
      <w:ins w:id="49" w:author="David Herzberg" w:date="2022-05-12T15:57:00Z">
        <w:r w:rsidR="002132C4">
          <w:t xml:space="preserve">demographic </w:t>
        </w:r>
      </w:ins>
      <w:ins w:id="50" w:author="David Herzberg" w:date="2022-05-10T11:12:00Z">
        <w:r w:rsidR="005A2BA8">
          <w:t>representativeness.</w:t>
        </w:r>
      </w:ins>
      <w:del w:id="51" w:author="David Herzberg" w:date="2022-05-10T11:12:00Z">
        <w:r w:rsidR="00A24AD5" w:rsidDel="005A2BA8">
          <w:delText>,</w:delText>
        </w:r>
      </w:del>
      <w:r w:rsidR="00A24AD5">
        <w:t xml:space="preserve"> </w:t>
      </w:r>
      <w:del w:id="52" w:author="David Herzberg" w:date="2022-05-10T11:12:00Z">
        <w:r w:rsidR="00A24AD5" w:rsidDel="005A2BA8">
          <w:delText xml:space="preserve">but were generally small enough to be neglected in </w:delText>
        </w:r>
        <w:r w:rsidR="009E1E6A" w:rsidDel="005A2BA8">
          <w:delText xml:space="preserve">most </w:delText>
        </w:r>
        <w:r w:rsidR="00A24AD5" w:rsidDel="005A2BA8">
          <w:delText>practical applications.</w:delText>
        </w:r>
      </w:del>
      <w:ins w:id="53" w:author="David Herzberg" w:date="2022-05-10T11:12:00Z">
        <w:r w:rsidR="005A2BA8">
          <w:t>In general</w:t>
        </w:r>
      </w:ins>
      <w:ins w:id="54" w:author="David Herzberg" w:date="2022-05-12T15:57:00Z">
        <w:r w:rsidR="002132C4">
          <w:t>,</w:t>
        </w:r>
      </w:ins>
      <w:ins w:id="55" w:author="David Herzberg" w:date="2022-05-10T11:12:00Z">
        <w:r w:rsidR="005A2BA8">
          <w:t xml:space="preserve"> the observed biases</w:t>
        </w:r>
        <w:r w:rsidR="00555F93">
          <w:t xml:space="preserve"> in the norm scores were small enough to be ignored in most practical applications.</w:t>
        </w:r>
      </w:ins>
      <w:r w:rsidR="00A24AD5">
        <w:t xml:space="preserve"> </w:t>
      </w:r>
    </w:p>
    <w:p w14:paraId="4D1F164B" w14:textId="77777777" w:rsidR="00AC3835" w:rsidRDefault="00AC3835">
      <w:pPr>
        <w:spacing w:after="160" w:line="259" w:lineRule="auto"/>
        <w:ind w:firstLine="0"/>
        <w:rPr>
          <w:rFonts w:eastAsiaTheme="majorEastAsia" w:cstheme="majorBidi"/>
          <w:b/>
          <w:szCs w:val="24"/>
        </w:rPr>
      </w:pPr>
      <w:r>
        <w:br w:type="page"/>
      </w:r>
    </w:p>
    <w:p w14:paraId="4A34A693" w14:textId="23EC2DD4" w:rsidR="00D03619" w:rsidRPr="00151BDD" w:rsidRDefault="00AC3835" w:rsidP="00AC3835">
      <w:pPr>
        <w:pStyle w:val="Heading1"/>
      </w:pPr>
      <w:r w:rsidRPr="00D76D06">
        <w:lastRenderedPageBreak/>
        <w:t>How to mitigate violations of representativeness in norm samples: Weighting in continuous norming</w:t>
      </w:r>
    </w:p>
    <w:p w14:paraId="3782B685" w14:textId="37BE1AA8" w:rsidR="00C40A5D" w:rsidRPr="00E97727" w:rsidRDefault="00C40A5D" w:rsidP="00C40A5D">
      <w:pPr>
        <w:rPr>
          <w:rFonts w:cstheme="minorHAnsi"/>
        </w:rPr>
      </w:pPr>
      <w:r>
        <w:rPr>
          <w:rFonts w:cstheme="minorHAnsi"/>
        </w:rPr>
        <w:t xml:space="preserve">One </w:t>
      </w:r>
      <w:r w:rsidRPr="00E97727">
        <w:rPr>
          <w:rFonts w:cstheme="minorHAnsi"/>
        </w:rPr>
        <w:t xml:space="preserve">prerequisite for </w:t>
      </w:r>
      <w:r>
        <w:rPr>
          <w:rFonts w:cstheme="minorHAnsi"/>
        </w:rPr>
        <w:t xml:space="preserve">normed scores of </w:t>
      </w:r>
      <w:r w:rsidRPr="00E97727">
        <w:rPr>
          <w:rFonts w:cstheme="minorHAnsi"/>
        </w:rPr>
        <w:t>psychometric test</w:t>
      </w:r>
      <w:r w:rsidR="008816CD">
        <w:rPr>
          <w:rFonts w:cstheme="minorHAnsi"/>
        </w:rPr>
        <w:t>s</w:t>
      </w:r>
      <w:r w:rsidRPr="00E97727">
        <w:rPr>
          <w:rFonts w:cstheme="minorHAnsi"/>
        </w:rPr>
        <w:t xml:space="preserve"> to be valid is that the</w:t>
      </w:r>
      <w:r>
        <w:rPr>
          <w:rFonts w:cstheme="minorHAnsi"/>
        </w:rPr>
        <w:t>se</w:t>
      </w:r>
      <w:r w:rsidRPr="00E97727">
        <w:rPr>
          <w:rFonts w:cstheme="minorHAnsi"/>
        </w:rPr>
        <w:t xml:space="preserve"> norm</w:t>
      </w:r>
      <w:r>
        <w:rPr>
          <w:rFonts w:cstheme="minorHAnsi"/>
        </w:rPr>
        <w:t>ed scores</w:t>
      </w:r>
      <w:r w:rsidRPr="00E97727">
        <w:rPr>
          <w:rFonts w:cstheme="minorHAnsi"/>
        </w:rPr>
        <w:t xml:space="preserve"> </w:t>
      </w:r>
      <w:r>
        <w:rPr>
          <w:rFonts w:cstheme="minorHAnsi"/>
        </w:rPr>
        <w:t>are</w:t>
      </w:r>
      <w:r w:rsidRPr="00E97727">
        <w:rPr>
          <w:rFonts w:cstheme="minorHAnsi"/>
        </w:rPr>
        <w:t xml:space="preserve"> based on samples representative of the reference population. </w:t>
      </w:r>
      <w:r>
        <w:rPr>
          <w:rFonts w:cstheme="minorHAnsi"/>
        </w:rPr>
        <w:t>In fact,</w:t>
      </w:r>
      <w:r w:rsidRPr="00E97727">
        <w:rPr>
          <w:rFonts w:cstheme="minorHAnsi"/>
        </w:rPr>
        <w:t xml:space="preserve"> samples do not have to be representative in every </w:t>
      </w:r>
      <w:r>
        <w:rPr>
          <w:rFonts w:cstheme="minorHAnsi"/>
        </w:rPr>
        <w:t xml:space="preserve">single </w:t>
      </w:r>
      <w:r w:rsidRPr="00E97727">
        <w:rPr>
          <w:rFonts w:cstheme="minorHAnsi"/>
        </w:rPr>
        <w:t xml:space="preserve">respect. Rather, representativeness is required </w:t>
      </w:r>
      <w:r>
        <w:rPr>
          <w:rFonts w:cstheme="minorHAnsi"/>
        </w:rPr>
        <w:t>o</w:t>
      </w:r>
      <w:r w:rsidRPr="00E97727">
        <w:rPr>
          <w:rFonts w:cstheme="minorHAnsi"/>
        </w:rPr>
        <w:t xml:space="preserve">nly with respect to those </w:t>
      </w:r>
      <w:r>
        <w:rPr>
          <w:rFonts w:cstheme="minorHAnsi"/>
        </w:rPr>
        <w:t>variables</w:t>
      </w:r>
      <w:r w:rsidRPr="00E97727">
        <w:rPr>
          <w:rFonts w:cstheme="minorHAnsi"/>
        </w:rPr>
        <w:t xml:space="preserve"> that </w:t>
      </w:r>
      <w:r>
        <w:rPr>
          <w:rFonts w:cstheme="minorHAnsi"/>
        </w:rPr>
        <w:t>significantly correlate with the</w:t>
      </w:r>
      <w:r w:rsidRPr="00E97727">
        <w:rPr>
          <w:rFonts w:cstheme="minorHAnsi"/>
        </w:rPr>
        <w:t xml:space="preserve"> variable to be measured in the test. The first task of any test designer in planning </w:t>
      </w:r>
      <w:r>
        <w:rPr>
          <w:rFonts w:cstheme="minorHAnsi"/>
        </w:rPr>
        <w:t>the norming procedure for a psychometric</w:t>
      </w:r>
      <w:r w:rsidRPr="00E97727">
        <w:rPr>
          <w:rFonts w:cstheme="minorHAnsi"/>
        </w:rPr>
        <w:t xml:space="preserve"> test is therefore to identify such </w:t>
      </w:r>
      <w:r w:rsidRPr="00EC6C67">
        <w:rPr>
          <w:rFonts w:cstheme="minorHAnsi"/>
        </w:rPr>
        <w:t>confounding variable</w:t>
      </w:r>
      <w:r>
        <w:rPr>
          <w:rFonts w:cstheme="minorHAnsi"/>
        </w:rPr>
        <w:t>s</w:t>
      </w:r>
      <w:r w:rsidRPr="00E97727">
        <w:rPr>
          <w:rFonts w:cstheme="minorHAnsi"/>
        </w:rPr>
        <w:t xml:space="preserve">. </w:t>
      </w:r>
      <w:r w:rsidRPr="00D618A7">
        <w:rPr>
          <w:rFonts w:cstheme="minorHAnsi"/>
        </w:rPr>
        <w:t xml:space="preserve">Typically, these include age, gender, or </w:t>
      </w:r>
      <w:r>
        <w:rPr>
          <w:rFonts w:cstheme="minorHAnsi"/>
        </w:rPr>
        <w:t xml:space="preserve">parental </w:t>
      </w:r>
      <w:r w:rsidRPr="00D618A7">
        <w:rPr>
          <w:rFonts w:cstheme="minorHAnsi"/>
        </w:rPr>
        <w:t>education.</w:t>
      </w:r>
      <w:r w:rsidRPr="00E97727">
        <w:rPr>
          <w:rFonts w:cstheme="minorHAnsi"/>
        </w:rPr>
        <w:t xml:space="preserve"> </w:t>
      </w:r>
      <w:r>
        <w:rPr>
          <w:rFonts w:cstheme="minorHAnsi"/>
        </w:rPr>
        <w:t>Usually</w:t>
      </w:r>
      <w:r w:rsidRPr="00E97727">
        <w:rPr>
          <w:rFonts w:cstheme="minorHAnsi"/>
        </w:rPr>
        <w:t xml:space="preserve">, </w:t>
      </w:r>
      <w:r>
        <w:rPr>
          <w:rFonts w:cstheme="minorHAnsi"/>
        </w:rPr>
        <w:t xml:space="preserve">not </w:t>
      </w:r>
      <w:proofErr w:type="gramStart"/>
      <w:r>
        <w:rPr>
          <w:rFonts w:cstheme="minorHAnsi"/>
        </w:rPr>
        <w:t>all of</w:t>
      </w:r>
      <w:proofErr w:type="gramEnd"/>
      <w:r>
        <w:rPr>
          <w:rFonts w:cstheme="minorHAnsi"/>
        </w:rPr>
        <w:t xml:space="preserve"> </w:t>
      </w:r>
      <w:r w:rsidRPr="00E97727">
        <w:rPr>
          <w:rFonts w:cstheme="minorHAnsi"/>
        </w:rPr>
        <w:t xml:space="preserve">these variables </w:t>
      </w:r>
      <w:r>
        <w:rPr>
          <w:rFonts w:cstheme="minorHAnsi"/>
        </w:rPr>
        <w:t xml:space="preserve">are </w:t>
      </w:r>
      <w:r w:rsidRPr="00E97727">
        <w:rPr>
          <w:rFonts w:cstheme="minorHAnsi"/>
        </w:rPr>
        <w:t xml:space="preserve">treated </w:t>
      </w:r>
      <w:r>
        <w:rPr>
          <w:rFonts w:cstheme="minorHAnsi"/>
        </w:rPr>
        <w:t>the same way in the norming process</w:t>
      </w:r>
      <w:r w:rsidRPr="00E97727">
        <w:rPr>
          <w:rFonts w:cstheme="minorHAnsi"/>
        </w:rPr>
        <w:t xml:space="preserve">. Rather, the </w:t>
      </w:r>
      <w:r>
        <w:rPr>
          <w:rFonts w:cstheme="minorHAnsi"/>
        </w:rPr>
        <w:t>handling</w:t>
      </w:r>
      <w:r w:rsidRPr="00E97727">
        <w:rPr>
          <w:rFonts w:cstheme="minorHAnsi"/>
        </w:rPr>
        <w:t xml:space="preserve"> depends on the specific purpose of the test</w:t>
      </w:r>
      <w:r>
        <w:rPr>
          <w:rFonts w:cstheme="minorHAnsi"/>
        </w:rPr>
        <w:t xml:space="preserve"> respectively the specific variable to be measured</w:t>
      </w:r>
      <w:r w:rsidRPr="00E97727">
        <w:rPr>
          <w:rFonts w:cstheme="minorHAnsi"/>
        </w:rPr>
        <w:t xml:space="preserve">. For example, </w:t>
      </w:r>
      <w:r w:rsidR="000E424D">
        <w:rPr>
          <w:rFonts w:cstheme="minorHAnsi"/>
        </w:rPr>
        <w:t xml:space="preserve">during childhood and adolescence, the age of the test person has certainly the largest effect of all confounding variables on the test results, specifically </w:t>
      </w:r>
      <w:r w:rsidR="008702ED">
        <w:rPr>
          <w:rFonts w:cstheme="minorHAnsi"/>
        </w:rPr>
        <w:t xml:space="preserve">on </w:t>
      </w:r>
      <w:r w:rsidR="000E424D">
        <w:rPr>
          <w:rFonts w:cstheme="minorHAnsi"/>
        </w:rPr>
        <w:t xml:space="preserve">cognitive </w:t>
      </w:r>
      <w:r w:rsidR="008702ED">
        <w:rPr>
          <w:rFonts w:cstheme="minorHAnsi"/>
        </w:rPr>
        <w:t>tests</w:t>
      </w:r>
      <w:r w:rsidR="000E424D">
        <w:rPr>
          <w:rFonts w:cstheme="minorHAnsi"/>
        </w:rPr>
        <w:t xml:space="preserve">. </w:t>
      </w:r>
      <w:r w:rsidR="00CE1687">
        <w:rPr>
          <w:rFonts w:cstheme="minorHAnsi"/>
        </w:rPr>
        <w:t xml:space="preserve">Based on the suggestion of </w:t>
      </w:r>
      <w:commentRangeStart w:id="56"/>
      <w:r w:rsidRPr="00E97727">
        <w:rPr>
          <w:rFonts w:cstheme="minorHAnsi"/>
        </w:rPr>
        <w:t>Wechsler (1939, Chapter 3)</w:t>
      </w:r>
      <w:commentRangeEnd w:id="56"/>
      <w:r w:rsidR="00D73053">
        <w:rPr>
          <w:rStyle w:val="CommentReference"/>
        </w:rPr>
        <w:commentReference w:id="56"/>
      </w:r>
      <w:r w:rsidR="00CE1687">
        <w:rPr>
          <w:rFonts w:cstheme="minorHAnsi"/>
        </w:rPr>
        <w:t>,</w:t>
      </w:r>
      <w:r>
        <w:rPr>
          <w:rFonts w:cstheme="minorHAnsi"/>
        </w:rPr>
        <w:t xml:space="preserve"> </w:t>
      </w:r>
      <w:r w:rsidR="00CE1687">
        <w:rPr>
          <w:rFonts w:cstheme="minorHAnsi"/>
        </w:rPr>
        <w:t xml:space="preserve">the reference populations of intelligence and achievement tests are therefore restricted to </w:t>
      </w:r>
      <w:r w:rsidR="001B68FE">
        <w:rPr>
          <w:rFonts w:cstheme="minorHAnsi"/>
        </w:rPr>
        <w:t>individuals</w:t>
      </w:r>
      <w:r w:rsidRPr="00E97727">
        <w:rPr>
          <w:rFonts w:cstheme="minorHAnsi"/>
        </w:rPr>
        <w:t xml:space="preserve"> of the same age</w:t>
      </w:r>
      <w:r>
        <w:rPr>
          <w:rFonts w:cstheme="minorHAnsi"/>
        </w:rPr>
        <w:t xml:space="preserve"> only</w:t>
      </w:r>
      <w:r w:rsidRPr="00E97727">
        <w:rPr>
          <w:rFonts w:cstheme="minorHAnsi"/>
        </w:rPr>
        <w:t xml:space="preserve">. Thus, </w:t>
      </w:r>
      <w:r>
        <w:rPr>
          <w:rFonts w:cstheme="minorHAnsi"/>
        </w:rPr>
        <w:t>to calculate IQ scores, the distribution</w:t>
      </w:r>
      <w:r w:rsidR="00CE1687">
        <w:rPr>
          <w:rFonts w:cstheme="minorHAnsi"/>
        </w:rPr>
        <w:t>s</w:t>
      </w:r>
      <w:r>
        <w:rPr>
          <w:rFonts w:cstheme="minorHAnsi"/>
        </w:rPr>
        <w:t xml:space="preserve"> of test results </w:t>
      </w:r>
      <w:proofErr w:type="gramStart"/>
      <w:r>
        <w:rPr>
          <w:rFonts w:cstheme="minorHAnsi"/>
        </w:rPr>
        <w:t>have to</w:t>
      </w:r>
      <w:proofErr w:type="gramEnd"/>
      <w:r w:rsidRPr="00E97727">
        <w:rPr>
          <w:rFonts w:cstheme="minorHAnsi"/>
        </w:rPr>
        <w:t xml:space="preserve"> be established for each age </w:t>
      </w:r>
      <w:r>
        <w:rPr>
          <w:rFonts w:cstheme="minorHAnsi"/>
        </w:rPr>
        <w:t>level separately</w:t>
      </w:r>
      <w:r w:rsidRPr="00E97727">
        <w:rPr>
          <w:rFonts w:cstheme="minorHAnsi"/>
        </w:rPr>
        <w:t>.</w:t>
      </w:r>
      <w:r>
        <w:rPr>
          <w:rFonts w:cstheme="minorHAnsi"/>
        </w:rPr>
        <w:t xml:space="preserve"> </w:t>
      </w:r>
      <w:r w:rsidR="00011153">
        <w:rPr>
          <w:rFonts w:cstheme="minorHAnsi"/>
        </w:rPr>
        <w:t xml:space="preserve">As this task becomes very cost intensive when a lot of separate age groups are used, </w:t>
      </w:r>
      <w:r w:rsidRPr="00984B35">
        <w:rPr>
          <w:rFonts w:cstheme="minorHAnsi"/>
        </w:rPr>
        <w:t xml:space="preserve">advanced mathematical methods have been developed in recent decades to </w:t>
      </w:r>
      <w:r>
        <w:rPr>
          <w:rFonts w:cstheme="minorHAnsi"/>
        </w:rPr>
        <w:t xml:space="preserve">model the </w:t>
      </w:r>
      <w:r w:rsidRPr="00E97727">
        <w:rPr>
          <w:rFonts w:cstheme="minorHAnsi"/>
        </w:rPr>
        <w:t>continuous</w:t>
      </w:r>
      <w:r>
        <w:rPr>
          <w:rFonts w:cstheme="minorHAnsi"/>
        </w:rPr>
        <w:t xml:space="preserve"> relationship between raw scores and normed scores </w:t>
      </w:r>
      <w:r w:rsidRPr="00E97727">
        <w:rPr>
          <w:rFonts w:cstheme="minorHAnsi"/>
        </w:rPr>
        <w:t>across age</w:t>
      </w:r>
      <w:r w:rsidR="00011153">
        <w:rPr>
          <w:rFonts w:cstheme="minorHAnsi"/>
        </w:rPr>
        <w:t xml:space="preserve"> with relatively small total sample sizes</w:t>
      </w:r>
      <w:r w:rsidRPr="00E97727">
        <w:rPr>
          <w:rFonts w:cstheme="minorHAnsi"/>
        </w:rPr>
        <w:t xml:space="preserve"> (e.g., Gorsuch, 1983, quoted from Zachary &amp; Gorsuch, 1985; </w:t>
      </w:r>
      <w:r>
        <w:rPr>
          <w:rFonts w:cstheme="minorHAnsi"/>
        </w:rPr>
        <w:t xml:space="preserve">Cole, 1988; Cole &amp; Green, 1992; </w:t>
      </w:r>
      <w:r>
        <w:t xml:space="preserve">A. Lenhard et al., 2018; W. Lenhard et al., 2018; </w:t>
      </w:r>
      <w:r>
        <w:rPr>
          <w:rFonts w:cstheme="minorHAnsi"/>
        </w:rPr>
        <w:t xml:space="preserve">Stasinopoulos et al., 2018; </w:t>
      </w:r>
      <w:r>
        <w:t>A. Lenhard et al., 2019; W. Lenhard &amp; Lenhard, 202</w:t>
      </w:r>
      <w:r w:rsidR="003105BB">
        <w:t>1</w:t>
      </w:r>
      <w:r w:rsidRPr="00E97727">
        <w:rPr>
          <w:rFonts w:cstheme="minorHAnsi"/>
        </w:rPr>
        <w:t xml:space="preserve">). </w:t>
      </w:r>
      <w:r>
        <w:rPr>
          <w:rFonts w:cstheme="minorHAnsi"/>
        </w:rPr>
        <w:t xml:space="preserve">As a </w:t>
      </w:r>
      <w:r w:rsidR="00151CB9">
        <w:rPr>
          <w:rFonts w:cstheme="minorHAnsi"/>
        </w:rPr>
        <w:t>beneficial side effect of these models</w:t>
      </w:r>
      <w:r>
        <w:rPr>
          <w:rFonts w:cstheme="minorHAnsi"/>
        </w:rPr>
        <w:t xml:space="preserve">, normed scores do not necessarily refer to large age groups </w:t>
      </w:r>
      <w:r w:rsidR="009E795B">
        <w:rPr>
          <w:rFonts w:cstheme="minorHAnsi"/>
        </w:rPr>
        <w:t xml:space="preserve">(i.e., 6-year-olds, 7-year-olds etc.) </w:t>
      </w:r>
      <w:r w:rsidR="008816CD">
        <w:rPr>
          <w:rFonts w:cstheme="minorHAnsi"/>
        </w:rPr>
        <w:t>any-</w:t>
      </w:r>
      <w:r>
        <w:rPr>
          <w:rFonts w:cstheme="minorHAnsi"/>
        </w:rPr>
        <w:t>more but can be calculated as fine-grained as necessary</w:t>
      </w:r>
      <w:r w:rsidR="00F84538">
        <w:rPr>
          <w:rFonts w:cstheme="minorHAnsi"/>
        </w:rPr>
        <w:t>, even down to the exact day</w:t>
      </w:r>
      <w:r>
        <w:rPr>
          <w:rFonts w:cstheme="minorHAnsi"/>
        </w:rPr>
        <w:t>.</w:t>
      </w:r>
    </w:p>
    <w:p w14:paraId="2CA0D9B8" w14:textId="77777777" w:rsidR="00C40A5D" w:rsidRPr="00843597" w:rsidRDefault="00C40A5D" w:rsidP="00C40A5D">
      <w:pPr>
        <w:rPr>
          <w:rFonts w:cstheme="minorHAnsi"/>
        </w:rPr>
      </w:pPr>
      <w:r w:rsidRPr="00843597">
        <w:rPr>
          <w:rFonts w:cstheme="minorHAnsi"/>
        </w:rPr>
        <w:lastRenderedPageBreak/>
        <w:t xml:space="preserve">For other norm-oriented </w:t>
      </w:r>
      <w:r>
        <w:rPr>
          <w:rFonts w:cstheme="minorHAnsi"/>
        </w:rPr>
        <w:t xml:space="preserve">tests or </w:t>
      </w:r>
      <w:r w:rsidRPr="00843597">
        <w:rPr>
          <w:rFonts w:cstheme="minorHAnsi"/>
        </w:rPr>
        <w:t xml:space="preserve">measures, it may even be useful to narrow down the reference </w:t>
      </w:r>
      <w:r>
        <w:rPr>
          <w:rFonts w:cstheme="minorHAnsi"/>
        </w:rPr>
        <w:t>population</w:t>
      </w:r>
      <w:r w:rsidRPr="00843597">
        <w:rPr>
          <w:rFonts w:cstheme="minorHAnsi"/>
        </w:rPr>
        <w:t xml:space="preserve"> even more precisely. </w:t>
      </w:r>
      <w:r w:rsidRPr="00C63E13">
        <w:rPr>
          <w:rFonts w:cstheme="minorHAnsi"/>
        </w:rPr>
        <w:t xml:space="preserve">For example, when </w:t>
      </w:r>
      <w:r>
        <w:rPr>
          <w:rFonts w:cstheme="minorHAnsi"/>
        </w:rPr>
        <w:t xml:space="preserve">it is intended to determine </w:t>
      </w:r>
      <w:r w:rsidRPr="00C63E13">
        <w:rPr>
          <w:rFonts w:cstheme="minorHAnsi"/>
        </w:rPr>
        <w:t>whether a person's body mass index (BMI) is too high or too low, it may be useful to report norms not only for different age levels but also separate</w:t>
      </w:r>
      <w:r>
        <w:rPr>
          <w:rFonts w:cstheme="minorHAnsi"/>
        </w:rPr>
        <w:t>ly</w:t>
      </w:r>
      <w:r w:rsidRPr="00C63E13">
        <w:rPr>
          <w:rFonts w:cstheme="minorHAnsi"/>
        </w:rPr>
        <w:t xml:space="preserve"> by gender, since the optimal BMI for women is lower than for men (Sang-</w:t>
      </w:r>
      <w:proofErr w:type="spellStart"/>
      <w:r w:rsidRPr="00C63E13">
        <w:rPr>
          <w:rFonts w:cstheme="minorHAnsi"/>
        </w:rPr>
        <w:t>Wook</w:t>
      </w:r>
      <w:proofErr w:type="spellEnd"/>
      <w:r w:rsidRPr="00C63E13">
        <w:rPr>
          <w:rFonts w:cstheme="minorHAnsi"/>
        </w:rPr>
        <w:t xml:space="preserve"> et al., 2015).</w:t>
      </w:r>
    </w:p>
    <w:p w14:paraId="31CD33AC" w14:textId="5DE9B622" w:rsidR="00C40A5D" w:rsidRDefault="00C40A5D" w:rsidP="00C40A5D">
      <w:pPr>
        <w:rPr>
          <w:rFonts w:cstheme="minorHAnsi"/>
        </w:rPr>
      </w:pPr>
      <w:r w:rsidRPr="00C63E13">
        <w:rPr>
          <w:rFonts w:cstheme="minorHAnsi"/>
        </w:rPr>
        <w:t xml:space="preserve">However, </w:t>
      </w:r>
      <w:r>
        <w:rPr>
          <w:rFonts w:cstheme="minorHAnsi"/>
        </w:rPr>
        <w:t>it is not always reasonable to provide separate norms for the different levels of a confounding variable</w:t>
      </w:r>
      <w:r w:rsidRPr="00C63E13">
        <w:rPr>
          <w:rFonts w:cstheme="minorHAnsi"/>
        </w:rPr>
        <w:t xml:space="preserve">. For example, girls have repeatedly been shown to have slightly higher reading skills than boys (e.g., W. Lenhard et al., 2017; Price-Mohr &amp; Price, 2017). </w:t>
      </w:r>
      <w:r w:rsidRPr="00917FE1">
        <w:rPr>
          <w:rFonts w:cstheme="minorHAnsi"/>
        </w:rPr>
        <w:t>However, if a reading test is used to identify those children who need additional support</w:t>
      </w:r>
      <w:r w:rsidRPr="00C63E13">
        <w:rPr>
          <w:rFonts w:cstheme="minorHAnsi"/>
        </w:rPr>
        <w:t xml:space="preserve"> - for example, the </w:t>
      </w:r>
      <w:r w:rsidR="008816CD">
        <w:rPr>
          <w:rFonts w:cstheme="minorHAnsi"/>
        </w:rPr>
        <w:t>7</w:t>
      </w:r>
      <w:r w:rsidRPr="00C63E13">
        <w:rPr>
          <w:rFonts w:cstheme="minorHAnsi"/>
        </w:rPr>
        <w:t>% worst readers - then it would be unfair to use gender</w:t>
      </w:r>
      <w:r>
        <w:rPr>
          <w:rFonts w:cstheme="minorHAnsi"/>
        </w:rPr>
        <w:t xml:space="preserve">-specific </w:t>
      </w:r>
      <w:r w:rsidRPr="00C63E13">
        <w:rPr>
          <w:rFonts w:cstheme="minorHAnsi"/>
        </w:rPr>
        <w:t xml:space="preserve">norms. </w:t>
      </w:r>
      <w:r w:rsidRPr="00490F8B">
        <w:rPr>
          <w:rFonts w:cstheme="minorHAnsi"/>
        </w:rPr>
        <w:t xml:space="preserve">Otherwise, some girls might receive additional </w:t>
      </w:r>
      <w:r>
        <w:rPr>
          <w:rFonts w:cstheme="minorHAnsi"/>
        </w:rPr>
        <w:t>training measures</w:t>
      </w:r>
      <w:r w:rsidRPr="00490F8B">
        <w:rPr>
          <w:rFonts w:cstheme="minorHAnsi"/>
        </w:rPr>
        <w:t xml:space="preserve"> even though they perform better than boys that do not receive </w:t>
      </w:r>
      <w:r>
        <w:rPr>
          <w:rFonts w:cstheme="minorHAnsi"/>
        </w:rPr>
        <w:t>these measures</w:t>
      </w:r>
      <w:r w:rsidRPr="00490F8B">
        <w:rPr>
          <w:rFonts w:cstheme="minorHAnsi"/>
        </w:rPr>
        <w:t>.</w:t>
      </w:r>
      <w:r w:rsidRPr="00C63E13">
        <w:rPr>
          <w:rFonts w:cstheme="minorHAnsi"/>
        </w:rPr>
        <w:t xml:space="preserve"> The second task of the test constructor is therefore to select appropriate reference groups. </w:t>
      </w:r>
    </w:p>
    <w:p w14:paraId="5270BEE0" w14:textId="48952587" w:rsidR="000B3D7B" w:rsidRPr="00151BDD" w:rsidRDefault="000B3D7B" w:rsidP="00151BDD">
      <w:pPr>
        <w:pStyle w:val="Heading2"/>
      </w:pPr>
      <w:r w:rsidRPr="00151BDD">
        <w:t>Stratification and post-stratification</w:t>
      </w:r>
    </w:p>
    <w:p w14:paraId="2844206F" w14:textId="3D4BE29F" w:rsidR="00C40A5D" w:rsidRDefault="00C40A5D" w:rsidP="00C40A5D">
      <w:pPr>
        <w:rPr>
          <w:rFonts w:cstheme="minorHAnsi"/>
        </w:rPr>
      </w:pPr>
      <w:r w:rsidRPr="00C96577">
        <w:rPr>
          <w:rFonts w:cstheme="minorHAnsi"/>
        </w:rPr>
        <w:t>Variables such as gender</w:t>
      </w:r>
      <w:r>
        <w:rPr>
          <w:rFonts w:cstheme="minorHAnsi"/>
        </w:rPr>
        <w:t xml:space="preserve"> in the </w:t>
      </w:r>
      <w:proofErr w:type="gramStart"/>
      <w:r>
        <w:rPr>
          <w:rFonts w:cstheme="minorHAnsi"/>
        </w:rPr>
        <w:t>aforementioned example</w:t>
      </w:r>
      <w:proofErr w:type="gramEnd"/>
      <w:r w:rsidRPr="00C96577">
        <w:rPr>
          <w:rFonts w:cstheme="minorHAnsi"/>
        </w:rPr>
        <w:t xml:space="preserve">, which may have a significant effect on the </w:t>
      </w:r>
      <w:r>
        <w:rPr>
          <w:rFonts w:cstheme="minorHAnsi"/>
        </w:rPr>
        <w:t>variable</w:t>
      </w:r>
      <w:r w:rsidRPr="00C96577">
        <w:rPr>
          <w:rFonts w:cstheme="minorHAnsi"/>
        </w:rPr>
        <w:t xml:space="preserve"> being measured but for which </w:t>
      </w:r>
      <w:r>
        <w:rPr>
          <w:rFonts w:cstheme="minorHAnsi"/>
        </w:rPr>
        <w:t xml:space="preserve">it is not suitable to calculate </w:t>
      </w:r>
      <w:r w:rsidRPr="00C96577">
        <w:rPr>
          <w:rFonts w:cstheme="minorHAnsi"/>
        </w:rPr>
        <w:t xml:space="preserve">separate norms, must be taken into account in a different way. The first </w:t>
      </w:r>
      <w:r>
        <w:rPr>
          <w:rFonts w:cstheme="minorHAnsi"/>
        </w:rPr>
        <w:t>option is</w:t>
      </w:r>
      <w:r w:rsidRPr="00C96577">
        <w:rPr>
          <w:rFonts w:cstheme="minorHAnsi"/>
        </w:rPr>
        <w:t xml:space="preserve"> to draw a random sample</w:t>
      </w:r>
      <w:r>
        <w:rPr>
          <w:rFonts w:cstheme="minorHAnsi"/>
        </w:rPr>
        <w:t xml:space="preserve"> of very large size</w:t>
      </w:r>
      <w:r w:rsidRPr="00C96577">
        <w:rPr>
          <w:rFonts w:cstheme="minorHAnsi"/>
        </w:rPr>
        <w:t>. The idea behind random sampling is that large random samples automatically result in representative samples</w:t>
      </w:r>
      <w:r>
        <w:rPr>
          <w:rFonts w:cstheme="minorHAnsi"/>
        </w:rPr>
        <w:t xml:space="preserve"> </w:t>
      </w:r>
      <w:proofErr w:type="gramStart"/>
      <w:r>
        <w:rPr>
          <w:rFonts w:cstheme="minorHAnsi"/>
        </w:rPr>
        <w:t>with regard to</w:t>
      </w:r>
      <w:proofErr w:type="gramEnd"/>
      <w:r>
        <w:rPr>
          <w:rFonts w:cstheme="minorHAnsi"/>
        </w:rPr>
        <w:t xml:space="preserve"> all variables</w:t>
      </w:r>
      <w:r w:rsidRPr="00C96577">
        <w:rPr>
          <w:rFonts w:cstheme="minorHAnsi"/>
        </w:rPr>
        <w:t xml:space="preserve">. However, collecting sufficiently large random samples </w:t>
      </w:r>
      <w:r w:rsidRPr="00FE5623">
        <w:rPr>
          <w:rFonts w:cstheme="minorHAnsi"/>
        </w:rPr>
        <w:t>involve</w:t>
      </w:r>
      <w:r>
        <w:rPr>
          <w:rFonts w:cstheme="minorHAnsi"/>
        </w:rPr>
        <w:t>s</w:t>
      </w:r>
      <w:r w:rsidRPr="00FE5623">
        <w:rPr>
          <w:rFonts w:cstheme="minorHAnsi"/>
        </w:rPr>
        <w:t xml:space="preserve"> a lot of work and high expenses</w:t>
      </w:r>
      <w:r w:rsidRPr="00C96577">
        <w:rPr>
          <w:rFonts w:cstheme="minorHAnsi"/>
        </w:rPr>
        <w:t xml:space="preserve">. </w:t>
      </w:r>
      <w:r w:rsidRPr="00FE5623">
        <w:rPr>
          <w:rFonts w:cstheme="minorHAnsi"/>
        </w:rPr>
        <w:t xml:space="preserve">Therefore, </w:t>
      </w:r>
      <w:r>
        <w:rPr>
          <w:rFonts w:cstheme="minorHAnsi"/>
        </w:rPr>
        <w:t xml:space="preserve">most </w:t>
      </w:r>
      <w:r w:rsidRPr="00FE5623">
        <w:rPr>
          <w:rFonts w:cstheme="minorHAnsi"/>
        </w:rPr>
        <w:t xml:space="preserve">test constructors attempt to establish representativeness artificially </w:t>
      </w:r>
      <w:r>
        <w:rPr>
          <w:rFonts w:cstheme="minorHAnsi"/>
        </w:rPr>
        <w:t xml:space="preserve">by </w:t>
      </w:r>
      <w:r w:rsidRPr="00FE5623">
        <w:rPr>
          <w:rFonts w:cstheme="minorHAnsi"/>
        </w:rPr>
        <w:t>using stratification.</w:t>
      </w:r>
      <w:r w:rsidRPr="00C96577">
        <w:rPr>
          <w:rFonts w:cstheme="minorHAnsi"/>
        </w:rPr>
        <w:t xml:space="preserve"> </w:t>
      </w:r>
      <w:r w:rsidRPr="00FE5623">
        <w:rPr>
          <w:rFonts w:cstheme="minorHAnsi"/>
        </w:rPr>
        <w:t xml:space="preserve">In this method, the reference </w:t>
      </w:r>
      <w:r>
        <w:rPr>
          <w:rFonts w:cstheme="minorHAnsi"/>
        </w:rPr>
        <w:t>population</w:t>
      </w:r>
      <w:r w:rsidRPr="00FE5623">
        <w:rPr>
          <w:rFonts w:cstheme="minorHAnsi"/>
        </w:rPr>
        <w:t xml:space="preserve"> is divided into </w:t>
      </w:r>
      <w:r w:rsidR="00D14881">
        <w:rPr>
          <w:rFonts w:cstheme="minorHAnsi"/>
        </w:rPr>
        <w:t xml:space="preserve">different strata, that is, </w:t>
      </w:r>
      <w:r w:rsidRPr="00FE5623">
        <w:rPr>
          <w:rFonts w:cstheme="minorHAnsi"/>
        </w:rPr>
        <w:t>homogeneous subgroups, for example boys and girls.</w:t>
      </w:r>
      <w:r w:rsidRPr="00C96577">
        <w:rPr>
          <w:rFonts w:cstheme="minorHAnsi"/>
        </w:rPr>
        <w:t xml:space="preserve"> </w:t>
      </w:r>
      <w:r w:rsidR="00467E94">
        <w:rPr>
          <w:rFonts w:cstheme="minorHAnsi"/>
        </w:rPr>
        <w:t>Subsequently</w:t>
      </w:r>
      <w:r w:rsidRPr="00C96577">
        <w:rPr>
          <w:rFonts w:cstheme="minorHAnsi"/>
        </w:rPr>
        <w:t xml:space="preserve">, the norm sample is </w:t>
      </w:r>
      <w:r>
        <w:rPr>
          <w:rFonts w:cstheme="minorHAnsi"/>
        </w:rPr>
        <w:t>assembled</w:t>
      </w:r>
      <w:r w:rsidRPr="00C96577">
        <w:rPr>
          <w:rFonts w:cstheme="minorHAnsi"/>
        </w:rPr>
        <w:t xml:space="preserve"> in such a way that the proportion</w:t>
      </w:r>
      <w:r w:rsidR="00637FD7">
        <w:rPr>
          <w:rFonts w:cstheme="minorHAnsi"/>
        </w:rPr>
        <w:t>s</w:t>
      </w:r>
      <w:r w:rsidRPr="00C96577">
        <w:rPr>
          <w:rFonts w:cstheme="minorHAnsi"/>
        </w:rPr>
        <w:t xml:space="preserve"> of the </w:t>
      </w:r>
      <w:r w:rsidR="00FE2E39">
        <w:rPr>
          <w:rFonts w:cstheme="minorHAnsi"/>
        </w:rPr>
        <w:t>subgroups</w:t>
      </w:r>
      <w:r w:rsidRPr="00C96577">
        <w:rPr>
          <w:rFonts w:cstheme="minorHAnsi"/>
        </w:rPr>
        <w:t xml:space="preserve"> in the norm sample correspond to the proportion</w:t>
      </w:r>
      <w:r w:rsidR="00637FD7">
        <w:rPr>
          <w:rFonts w:cstheme="minorHAnsi"/>
        </w:rPr>
        <w:t>s</w:t>
      </w:r>
      <w:r w:rsidRPr="00C96577">
        <w:rPr>
          <w:rFonts w:cstheme="minorHAnsi"/>
        </w:rPr>
        <w:t xml:space="preserve"> of the</w:t>
      </w:r>
      <w:r>
        <w:rPr>
          <w:rFonts w:cstheme="minorHAnsi"/>
        </w:rPr>
        <w:t xml:space="preserve"> respective</w:t>
      </w:r>
      <w:r w:rsidRPr="00C96577">
        <w:rPr>
          <w:rFonts w:cstheme="minorHAnsi"/>
        </w:rPr>
        <w:t xml:space="preserve"> </w:t>
      </w:r>
      <w:r w:rsidR="00D14881">
        <w:rPr>
          <w:rFonts w:cstheme="minorHAnsi"/>
        </w:rPr>
        <w:t>strata</w:t>
      </w:r>
      <w:r w:rsidRPr="00C96577">
        <w:rPr>
          <w:rFonts w:cstheme="minorHAnsi"/>
        </w:rPr>
        <w:t xml:space="preserve"> in the reference population. </w:t>
      </w:r>
      <w:r>
        <w:rPr>
          <w:rFonts w:cstheme="minorHAnsi"/>
        </w:rPr>
        <w:t>For example</w:t>
      </w:r>
      <w:r w:rsidRPr="00C96577">
        <w:rPr>
          <w:rFonts w:cstheme="minorHAnsi"/>
        </w:rPr>
        <w:t xml:space="preserve">, if </w:t>
      </w:r>
      <w:r>
        <w:rPr>
          <w:rFonts w:cstheme="minorHAnsi"/>
        </w:rPr>
        <w:t>gender</w:t>
      </w:r>
      <w:r w:rsidRPr="00C96577">
        <w:rPr>
          <w:rFonts w:cstheme="minorHAnsi"/>
        </w:rPr>
        <w:t xml:space="preserve"> </w:t>
      </w:r>
      <w:r w:rsidRPr="00C96577">
        <w:rPr>
          <w:rFonts w:cstheme="minorHAnsi"/>
        </w:rPr>
        <w:lastRenderedPageBreak/>
        <w:t xml:space="preserve">is a significant </w:t>
      </w:r>
      <w:r>
        <w:rPr>
          <w:rFonts w:cstheme="minorHAnsi"/>
        </w:rPr>
        <w:t>confounding</w:t>
      </w:r>
      <w:r w:rsidRPr="00C96577">
        <w:rPr>
          <w:rFonts w:cstheme="minorHAnsi"/>
        </w:rPr>
        <w:t xml:space="preserve"> variable, the norm sample should consist of</w:t>
      </w:r>
      <w:r>
        <w:rPr>
          <w:rFonts w:cstheme="minorHAnsi"/>
        </w:rPr>
        <w:t xml:space="preserve"> or at least approach</w:t>
      </w:r>
      <w:r w:rsidRPr="00C96577">
        <w:rPr>
          <w:rFonts w:cstheme="minorHAnsi"/>
        </w:rPr>
        <w:t xml:space="preserve"> 50% </w:t>
      </w:r>
      <w:r>
        <w:rPr>
          <w:rFonts w:cstheme="minorHAnsi"/>
        </w:rPr>
        <w:t>males</w:t>
      </w:r>
      <w:r w:rsidRPr="00C96577">
        <w:rPr>
          <w:rFonts w:cstheme="minorHAnsi"/>
        </w:rPr>
        <w:t xml:space="preserve"> and 50% </w:t>
      </w:r>
      <w:r>
        <w:rPr>
          <w:rFonts w:cstheme="minorHAnsi"/>
        </w:rPr>
        <w:t>females</w:t>
      </w:r>
      <w:r w:rsidRPr="00C96577">
        <w:rPr>
          <w:rFonts w:cstheme="minorHAnsi"/>
        </w:rPr>
        <w:t xml:space="preserve">. </w:t>
      </w:r>
      <w:r>
        <w:rPr>
          <w:rFonts w:cstheme="minorHAnsi"/>
        </w:rPr>
        <w:t>(</w:t>
      </w:r>
      <w:r w:rsidRPr="00D8322C">
        <w:rPr>
          <w:rFonts w:cstheme="minorHAnsi"/>
        </w:rPr>
        <w:t xml:space="preserve">For simplicity, we assume at this point that the number of individuals who </w:t>
      </w:r>
      <w:r>
        <w:rPr>
          <w:rFonts w:cstheme="minorHAnsi"/>
        </w:rPr>
        <w:t xml:space="preserve">identify as non-binary generally is </w:t>
      </w:r>
      <w:r w:rsidRPr="00D8322C">
        <w:rPr>
          <w:rFonts w:cstheme="minorHAnsi"/>
        </w:rPr>
        <w:t>negligibly small.</w:t>
      </w:r>
      <w:r>
        <w:rPr>
          <w:rFonts w:cstheme="minorHAnsi"/>
        </w:rPr>
        <w:t xml:space="preserve">) </w:t>
      </w:r>
      <w:r w:rsidRPr="00C96577">
        <w:rPr>
          <w:rFonts w:cstheme="minorHAnsi"/>
        </w:rPr>
        <w:t xml:space="preserve">Each gender would represent a separate stratum in this case. </w:t>
      </w:r>
      <w:r>
        <w:rPr>
          <w:rFonts w:cstheme="minorHAnsi"/>
        </w:rPr>
        <w:t>Note that w</w:t>
      </w:r>
      <w:r w:rsidRPr="00C96577">
        <w:rPr>
          <w:rFonts w:cstheme="minorHAnsi"/>
        </w:rPr>
        <w:t xml:space="preserve">ithin each stratum, </w:t>
      </w:r>
      <w:r>
        <w:rPr>
          <w:rFonts w:cstheme="minorHAnsi"/>
        </w:rPr>
        <w:t>the sampling must again be random</w:t>
      </w:r>
      <w:r w:rsidRPr="00C96577">
        <w:rPr>
          <w:rFonts w:cstheme="minorHAnsi"/>
        </w:rPr>
        <w:t xml:space="preserve">. </w:t>
      </w:r>
    </w:p>
    <w:p w14:paraId="589CF8B9" w14:textId="228789E3" w:rsidR="00C40A5D" w:rsidRDefault="00C40A5D" w:rsidP="00C40A5D">
      <w:pPr>
        <w:rPr>
          <w:rFonts w:cstheme="minorHAnsi"/>
        </w:rPr>
      </w:pPr>
      <w:r w:rsidRPr="00150D22">
        <w:rPr>
          <w:rFonts w:cstheme="minorHAnsi"/>
        </w:rPr>
        <w:t xml:space="preserve">However, it is not always possible to collect data in such a way that the proportions of the </w:t>
      </w:r>
      <w:r w:rsidR="00FE2E39">
        <w:rPr>
          <w:rFonts w:cstheme="minorHAnsi"/>
        </w:rPr>
        <w:t>subgroups</w:t>
      </w:r>
      <w:r w:rsidRPr="00150D22">
        <w:rPr>
          <w:rFonts w:cstheme="minorHAnsi"/>
        </w:rPr>
        <w:t xml:space="preserve"> in the </w:t>
      </w:r>
      <w:r w:rsidR="00620C0B">
        <w:rPr>
          <w:rFonts w:cstheme="minorHAnsi"/>
        </w:rPr>
        <w:t>norm sample</w:t>
      </w:r>
      <w:r w:rsidRPr="00150D22">
        <w:rPr>
          <w:rFonts w:cstheme="minorHAnsi"/>
        </w:rPr>
        <w:t xml:space="preserve"> correspond to the actual proportions of th</w:t>
      </w:r>
      <w:r>
        <w:rPr>
          <w:rFonts w:cstheme="minorHAnsi"/>
        </w:rPr>
        <w:t>e respective</w:t>
      </w:r>
      <w:r w:rsidRPr="00150D22">
        <w:rPr>
          <w:rFonts w:cstheme="minorHAnsi"/>
        </w:rPr>
        <w:t xml:space="preserve"> </w:t>
      </w:r>
      <w:r w:rsidR="00D14881">
        <w:rPr>
          <w:rFonts w:cstheme="minorHAnsi"/>
        </w:rPr>
        <w:t>strata</w:t>
      </w:r>
      <w:r w:rsidRPr="00150D22">
        <w:rPr>
          <w:rFonts w:cstheme="minorHAnsi"/>
        </w:rPr>
        <w:t xml:space="preserve"> in the reference population. One way to correct such distortions is to randomly remove data from the overrepresented strata until the norm sample is representative. However, this has the </w:t>
      </w:r>
      <w:r>
        <w:rPr>
          <w:rFonts w:cstheme="minorHAnsi"/>
        </w:rPr>
        <w:t>drawback</w:t>
      </w:r>
      <w:r w:rsidRPr="00150D22">
        <w:rPr>
          <w:rFonts w:cstheme="minorHAnsi"/>
        </w:rPr>
        <w:t xml:space="preserve"> of losing data. An alternative is therefore </w:t>
      </w:r>
      <w:r w:rsidR="008816CD">
        <w:rPr>
          <w:rFonts w:cstheme="minorHAnsi"/>
        </w:rPr>
        <w:t xml:space="preserve">to </w:t>
      </w:r>
      <w:r>
        <w:rPr>
          <w:rFonts w:cstheme="minorHAnsi"/>
        </w:rPr>
        <w:t xml:space="preserve">go the other way round and </w:t>
      </w:r>
      <w:r w:rsidRPr="00150D22">
        <w:rPr>
          <w:rFonts w:cstheme="minorHAnsi"/>
        </w:rPr>
        <w:t xml:space="preserve">to apply weights to the </w:t>
      </w:r>
      <w:r>
        <w:rPr>
          <w:rFonts w:cstheme="minorHAnsi"/>
        </w:rPr>
        <w:t xml:space="preserve">underrepresented </w:t>
      </w:r>
      <w:r w:rsidRPr="00150D22">
        <w:rPr>
          <w:rFonts w:cstheme="minorHAnsi"/>
        </w:rPr>
        <w:t xml:space="preserve">strata when </w:t>
      </w:r>
      <w:r w:rsidRPr="008A69BE">
        <w:rPr>
          <w:rFonts w:cstheme="minorHAnsi"/>
        </w:rPr>
        <w:t>determining the cumulative distribution function</w:t>
      </w:r>
      <w:r w:rsidRPr="00150D22">
        <w:rPr>
          <w:rFonts w:cstheme="minorHAnsi"/>
        </w:rPr>
        <w:t xml:space="preserve">. For example, if a sample consists of 100 boys and 50 girls, the data obtained for the girls could be given a weighting factor of 2. Each result of a girl would then be treated as if two girls had obtained such a result. </w:t>
      </w:r>
      <w:r>
        <w:rPr>
          <w:rFonts w:cstheme="minorHAnsi"/>
        </w:rPr>
        <w:t>A</w:t>
      </w:r>
      <w:r w:rsidRPr="008A69BE">
        <w:rPr>
          <w:rFonts w:cstheme="minorHAnsi"/>
        </w:rPr>
        <w:t xml:space="preserve"> weight </w:t>
      </w:r>
      <w:proofErr w:type="spellStart"/>
      <w:r w:rsidRPr="00973D83">
        <w:rPr>
          <w:rFonts w:cstheme="minorHAnsi"/>
          <w:i/>
          <w:iCs/>
        </w:rPr>
        <w:t>w</w:t>
      </w:r>
      <w:r w:rsidRPr="00015584">
        <w:rPr>
          <w:rFonts w:cstheme="minorHAnsi"/>
          <w:vertAlign w:val="subscript"/>
        </w:rPr>
        <w:t>k</w:t>
      </w:r>
      <w:proofErr w:type="spellEnd"/>
      <w:r w:rsidRPr="008A69BE">
        <w:rPr>
          <w:rFonts w:cstheme="minorHAnsi"/>
        </w:rPr>
        <w:t xml:space="preserve">, </w:t>
      </w:r>
      <w:r>
        <w:rPr>
          <w:rFonts w:cstheme="minorHAnsi"/>
        </w:rPr>
        <w:t>that</w:t>
      </w:r>
      <w:r w:rsidRPr="008A69BE">
        <w:rPr>
          <w:rFonts w:cstheme="minorHAnsi"/>
        </w:rPr>
        <w:t xml:space="preserve"> is assigned to a</w:t>
      </w:r>
      <w:r>
        <w:rPr>
          <w:rFonts w:cstheme="minorHAnsi"/>
        </w:rPr>
        <w:t>n</w:t>
      </w:r>
      <w:r w:rsidRPr="008A69BE">
        <w:rPr>
          <w:rFonts w:cstheme="minorHAnsi"/>
        </w:rPr>
        <w:t xml:space="preserve"> </w:t>
      </w:r>
      <w:r>
        <w:rPr>
          <w:rFonts w:cstheme="minorHAnsi"/>
        </w:rPr>
        <w:t>observation</w:t>
      </w:r>
      <w:r w:rsidRPr="008A69BE">
        <w:rPr>
          <w:rFonts w:cstheme="minorHAnsi"/>
        </w:rPr>
        <w:t xml:space="preserve"> </w:t>
      </w:r>
      <w:r w:rsidRPr="00973D83">
        <w:rPr>
          <w:rFonts w:cstheme="minorHAnsi"/>
          <w:i/>
          <w:iCs/>
        </w:rPr>
        <w:t>x</w:t>
      </w:r>
      <w:r w:rsidRPr="00015584">
        <w:rPr>
          <w:rFonts w:cstheme="minorHAnsi"/>
          <w:vertAlign w:val="subscript"/>
        </w:rPr>
        <w:t>i</w:t>
      </w:r>
      <w:r w:rsidRPr="008A69BE">
        <w:rPr>
          <w:rFonts w:cstheme="minorHAnsi"/>
        </w:rPr>
        <w:t xml:space="preserve"> </w:t>
      </w:r>
      <w:r>
        <w:rPr>
          <w:rFonts w:cstheme="minorHAnsi"/>
        </w:rPr>
        <w:t>in</w:t>
      </w:r>
      <w:r w:rsidRPr="008A69BE">
        <w:rPr>
          <w:rFonts w:cstheme="minorHAnsi"/>
        </w:rPr>
        <w:t xml:space="preserve"> subsample </w:t>
      </w:r>
      <w:r w:rsidRPr="00973D83">
        <w:rPr>
          <w:rFonts w:cstheme="minorHAnsi"/>
          <w:i/>
          <w:iCs/>
        </w:rPr>
        <w:t>k</w:t>
      </w:r>
      <w:r w:rsidRPr="008A69BE">
        <w:rPr>
          <w:rFonts w:cstheme="minorHAnsi"/>
        </w:rPr>
        <w:t xml:space="preserve">, thus stands for the number of </w:t>
      </w:r>
      <w:r>
        <w:rPr>
          <w:rFonts w:cstheme="minorHAnsi"/>
        </w:rPr>
        <w:t>individuals</w:t>
      </w:r>
      <w:r w:rsidRPr="008A69BE">
        <w:rPr>
          <w:rFonts w:cstheme="minorHAnsi"/>
        </w:rPr>
        <w:t xml:space="preserve"> this </w:t>
      </w:r>
      <w:r>
        <w:rPr>
          <w:rFonts w:cstheme="minorHAnsi"/>
        </w:rPr>
        <w:t>observation</w:t>
      </w:r>
      <w:r w:rsidRPr="008A69BE">
        <w:rPr>
          <w:rFonts w:cstheme="minorHAnsi"/>
        </w:rPr>
        <w:t xml:space="preserve"> represents.</w:t>
      </w:r>
      <w:r>
        <w:rPr>
          <w:rFonts w:cstheme="minorHAnsi"/>
        </w:rPr>
        <w:t xml:space="preserve"> </w:t>
      </w:r>
      <w:r w:rsidRPr="008A69BE">
        <w:rPr>
          <w:rFonts w:cstheme="minorHAnsi"/>
        </w:rPr>
        <w:t xml:space="preserve">The weights must therefore be chosen </w:t>
      </w:r>
      <w:commentRangeStart w:id="57"/>
      <w:r w:rsidRPr="008A69BE">
        <w:rPr>
          <w:rFonts w:cstheme="minorHAnsi"/>
        </w:rPr>
        <w:t xml:space="preserve">so that the proportion </w:t>
      </w:r>
    </w:p>
    <w:p w14:paraId="041E6522" w14:textId="77777777" w:rsidR="00C40A5D" w:rsidRPr="00AA59A5" w:rsidRDefault="00967A12" w:rsidP="00C40A5D">
      <w:pPr>
        <w:rPr>
          <w:rFonts w:cstheme="minorHAnsi"/>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k</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k</m:t>
                  </m:r>
                </m:sub>
              </m:sSub>
            </m:num>
            <m:den>
              <m:nary>
                <m:naryPr>
                  <m:chr m:val="∑"/>
                  <m:limLoc m:val="undOvr"/>
                  <m:supHide m:val="1"/>
                  <m:ctrlPr>
                    <w:rPr>
                      <w:rFonts w:ascii="Cambria Math" w:hAnsi="Cambria Math" w:cstheme="minorHAnsi"/>
                      <w:i/>
                    </w:rPr>
                  </m:ctrlPr>
                </m:naryPr>
                <m:sub>
                  <m:r>
                    <w:rPr>
                      <w:rFonts w:ascii="Cambria Math" w:hAnsi="Cambria Math" w:cstheme="minorHAnsi"/>
                    </w:rPr>
                    <m:t>k</m:t>
                  </m:r>
                </m:sub>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k</m:t>
                      </m:r>
                    </m:sub>
                  </m:sSub>
                </m:e>
              </m:nary>
            </m:den>
          </m:f>
        </m:oMath>
      </m:oMathPara>
    </w:p>
    <w:p w14:paraId="513CE6CC" w14:textId="77777777" w:rsidR="00C40A5D" w:rsidRPr="00150D22" w:rsidRDefault="00C40A5D" w:rsidP="00C40A5D">
      <w:pPr>
        <w:rPr>
          <w:rFonts w:cstheme="minorHAnsi"/>
        </w:rPr>
      </w:pPr>
      <w:r w:rsidRPr="008A69BE">
        <w:rPr>
          <w:rFonts w:cstheme="minorHAnsi"/>
        </w:rPr>
        <w:t>corresponds to the propor</w:t>
      </w:r>
      <w:commentRangeEnd w:id="57"/>
      <w:r w:rsidR="00AB14F9">
        <w:rPr>
          <w:rStyle w:val="CommentReference"/>
        </w:rPr>
        <w:commentReference w:id="57"/>
      </w:r>
      <w:r w:rsidRPr="008A69BE">
        <w:rPr>
          <w:rFonts w:cstheme="minorHAnsi"/>
        </w:rPr>
        <w:t xml:space="preserve">tion of stratum </w:t>
      </w:r>
      <w:r w:rsidRPr="00973D83">
        <w:rPr>
          <w:rFonts w:cstheme="minorHAnsi"/>
          <w:i/>
          <w:iCs/>
        </w:rPr>
        <w:t>k</w:t>
      </w:r>
      <w:r w:rsidRPr="008A69BE">
        <w:rPr>
          <w:rFonts w:cstheme="minorHAnsi"/>
        </w:rPr>
        <w:t xml:space="preserve"> in the reference population (with </w:t>
      </w:r>
      <w:proofErr w:type="spellStart"/>
      <w:r w:rsidRPr="00DB5349">
        <w:rPr>
          <w:rFonts w:cstheme="minorHAnsi"/>
          <w:i/>
          <w:iCs/>
        </w:rPr>
        <w:t>n</w:t>
      </w:r>
      <w:r w:rsidRPr="00DB5349">
        <w:rPr>
          <w:rFonts w:cstheme="minorHAnsi"/>
          <w:i/>
          <w:iCs/>
          <w:vertAlign w:val="subscript"/>
        </w:rPr>
        <w:t>k</w:t>
      </w:r>
      <w:proofErr w:type="spellEnd"/>
      <w:r w:rsidRPr="008A69BE">
        <w:rPr>
          <w:rFonts w:cstheme="minorHAnsi"/>
        </w:rPr>
        <w:t xml:space="preserve"> = size of subsample </w:t>
      </w:r>
      <w:r w:rsidRPr="00260C10">
        <w:rPr>
          <w:rFonts w:cstheme="minorHAnsi"/>
          <w:i/>
          <w:iCs/>
        </w:rPr>
        <w:t>k</w:t>
      </w:r>
      <w:r w:rsidRPr="008A69BE">
        <w:rPr>
          <w:rFonts w:cstheme="minorHAnsi"/>
        </w:rPr>
        <w:t xml:space="preserve"> in the norm sample).</w:t>
      </w:r>
      <w:r>
        <w:rPr>
          <w:rFonts w:cstheme="minorHAnsi"/>
        </w:rPr>
        <w:t xml:space="preserve"> </w:t>
      </w:r>
      <w:r w:rsidRPr="00150D22">
        <w:rPr>
          <w:rFonts w:cstheme="minorHAnsi"/>
        </w:rPr>
        <w:t xml:space="preserve">This procedure is </w:t>
      </w:r>
      <w:r>
        <w:rPr>
          <w:rFonts w:cstheme="minorHAnsi"/>
        </w:rPr>
        <w:t>referred to as</w:t>
      </w:r>
      <w:r w:rsidRPr="00150D22">
        <w:rPr>
          <w:rFonts w:cstheme="minorHAnsi"/>
        </w:rPr>
        <w:t xml:space="preserve"> post</w:t>
      </w:r>
      <w:r>
        <w:rPr>
          <w:rFonts w:cstheme="minorHAnsi"/>
        </w:rPr>
        <w:t>-</w:t>
      </w:r>
      <w:r w:rsidRPr="00150D22">
        <w:rPr>
          <w:rFonts w:cstheme="minorHAnsi"/>
        </w:rPr>
        <w:t>stratification (</w:t>
      </w:r>
      <w:r>
        <w:rPr>
          <w:rFonts w:cstheme="minorHAnsi"/>
        </w:rPr>
        <w:t xml:space="preserve">Little, 1993; Park et al., 2004; </w:t>
      </w:r>
      <w:r w:rsidRPr="00150D22">
        <w:rPr>
          <w:rFonts w:cstheme="minorHAnsi"/>
        </w:rPr>
        <w:t>Lumley, 2011, chapter 7).</w:t>
      </w:r>
    </w:p>
    <w:p w14:paraId="7F517785" w14:textId="2CD948A2" w:rsidR="007F5FF6" w:rsidRDefault="007F63AA" w:rsidP="00C40A5D">
      <w:pPr>
        <w:rPr>
          <w:rFonts w:cstheme="minorHAnsi"/>
        </w:rPr>
      </w:pPr>
      <w:r>
        <w:t>Recently, it has been suggested to use multilevel regression combined with post-stratification to correct for non-representative samples in psychological intervention studies (Kennedy &amp; Gelman, 2021). The authors suggest us</w:t>
      </w:r>
      <w:r w:rsidR="008816CD">
        <w:t>ing</w:t>
      </w:r>
      <w:r>
        <w:t xml:space="preserve"> this approach to adjust the means of </w:t>
      </w:r>
      <w:r w:rsidR="00716192">
        <w:t>non-representative</w:t>
      </w:r>
      <w:r>
        <w:t xml:space="preserve"> samples</w:t>
      </w:r>
      <w:r w:rsidR="00145DBE">
        <w:t xml:space="preserve"> to be able to compare them</w:t>
      </w:r>
      <w:r>
        <w:t>.</w:t>
      </w:r>
      <w:r w:rsidR="0048238E">
        <w:t xml:space="preserve"> </w:t>
      </w:r>
      <w:r w:rsidR="00EA3823" w:rsidRPr="00EA3823">
        <w:t xml:space="preserve">However, the use of weights may not be as </w:t>
      </w:r>
      <w:r w:rsidR="00EA3823">
        <w:t>beneficial</w:t>
      </w:r>
      <w:r w:rsidR="00EA3823" w:rsidRPr="00EA3823">
        <w:t xml:space="preserve"> in establishing test </w:t>
      </w:r>
      <w:proofErr w:type="gramStart"/>
      <w:r w:rsidR="00EA3823" w:rsidRPr="00EA3823">
        <w:t>norms, since</w:t>
      </w:r>
      <w:proofErr w:type="gramEnd"/>
      <w:r w:rsidR="00EA3823" w:rsidRPr="00EA3823">
        <w:t xml:space="preserve"> the latter require determining not only the </w:t>
      </w:r>
      <w:r w:rsidR="00EA3823" w:rsidRPr="00EA3823">
        <w:lastRenderedPageBreak/>
        <w:t xml:space="preserve">means but all achievable percentiles. </w:t>
      </w:r>
      <w:r w:rsidR="00B81F2C">
        <w:t>F</w:t>
      </w:r>
      <w:r w:rsidR="00E30C7C">
        <w:t xml:space="preserve">rom a mathematical perspective, </w:t>
      </w:r>
      <w:r w:rsidR="00EA3823">
        <w:t xml:space="preserve">taking weights into account when calculating percentiles </w:t>
      </w:r>
      <w:r w:rsidR="001D6E88">
        <w:t xml:space="preserve">is </w:t>
      </w:r>
      <w:r w:rsidR="00EA3823">
        <w:t xml:space="preserve">not </w:t>
      </w:r>
      <w:r w:rsidR="009D7253">
        <w:t xml:space="preserve">rather </w:t>
      </w:r>
      <w:r w:rsidR="00F44AA6">
        <w:t>complicated</w:t>
      </w:r>
      <w:r w:rsidR="009D7253">
        <w:t>. As described above, each test result has</w:t>
      </w:r>
      <w:r w:rsidR="00973D83">
        <w:t xml:space="preserve"> simply</w:t>
      </w:r>
      <w:r w:rsidR="009D7253">
        <w:t xml:space="preserve"> to be treated as if this result was obtained by </w:t>
      </w:r>
      <w:proofErr w:type="spellStart"/>
      <w:r w:rsidR="009D7253">
        <w:t>w</w:t>
      </w:r>
      <w:r w:rsidR="009D7253" w:rsidRPr="009D7253">
        <w:rPr>
          <w:vertAlign w:val="subscript"/>
        </w:rPr>
        <w:t>k</w:t>
      </w:r>
      <w:proofErr w:type="spellEnd"/>
      <w:r w:rsidR="009D7253">
        <w:t xml:space="preserve"> instead of only one individual. B</w:t>
      </w:r>
      <w:r w:rsidR="00B81F2C">
        <w:t xml:space="preserve">ut </w:t>
      </w:r>
      <w:r w:rsidR="00E30C7C">
        <w:t>the method bears the risk of high norming error, and specifically at the tails of the distributions</w:t>
      </w:r>
      <w:r w:rsidR="001978E1">
        <w:t>. T</w:t>
      </w:r>
      <w:r w:rsidR="007F5FF6">
        <w:rPr>
          <w:rFonts w:cstheme="minorHAnsi"/>
        </w:rPr>
        <w:t>h</w:t>
      </w:r>
      <w:r w:rsidR="001978E1">
        <w:rPr>
          <w:rFonts w:cstheme="minorHAnsi"/>
        </w:rPr>
        <w:t>is is because the</w:t>
      </w:r>
      <w:r w:rsidR="007F5FF6">
        <w:rPr>
          <w:rFonts w:cstheme="minorHAnsi"/>
        </w:rPr>
        <w:t xml:space="preserve"> applied weights</w:t>
      </w:r>
      <w:r w:rsidR="00271FEC">
        <w:rPr>
          <w:rFonts w:cstheme="minorHAnsi"/>
        </w:rPr>
        <w:t xml:space="preserve"> – although </w:t>
      </w:r>
      <w:r w:rsidR="00B81F2C">
        <w:rPr>
          <w:rFonts w:cstheme="minorHAnsi"/>
        </w:rPr>
        <w:t>presumably correcting a biased sample mean</w:t>
      </w:r>
      <w:r w:rsidR="00271FEC">
        <w:rPr>
          <w:rFonts w:cstheme="minorHAnsi"/>
        </w:rPr>
        <w:t xml:space="preserve"> relatively well – do </w:t>
      </w:r>
      <w:r w:rsidR="00961F12">
        <w:rPr>
          <w:rFonts w:cstheme="minorHAnsi"/>
        </w:rPr>
        <w:t xml:space="preserve">not </w:t>
      </w:r>
      <w:r w:rsidR="00AC1905">
        <w:rPr>
          <w:rFonts w:cstheme="minorHAnsi"/>
        </w:rPr>
        <w:t>affect</w:t>
      </w:r>
      <w:r w:rsidR="00961F12">
        <w:rPr>
          <w:rFonts w:cstheme="minorHAnsi"/>
        </w:rPr>
        <w:t xml:space="preserve"> the variance of the raw score</w:t>
      </w:r>
      <w:r w:rsidR="00580FE4">
        <w:rPr>
          <w:rFonts w:cstheme="minorHAnsi"/>
        </w:rPr>
        <w:t>s in the respective subgroup</w:t>
      </w:r>
      <w:r w:rsidR="00271FEC">
        <w:rPr>
          <w:rFonts w:cstheme="minorHAnsi"/>
        </w:rPr>
        <w:t>s</w:t>
      </w:r>
      <w:r w:rsidR="00580FE4">
        <w:rPr>
          <w:rFonts w:cstheme="minorHAnsi"/>
        </w:rPr>
        <w:t xml:space="preserve">, as would be the case </w:t>
      </w:r>
      <w:r w:rsidR="00AC1905">
        <w:rPr>
          <w:rFonts w:cstheme="minorHAnsi"/>
        </w:rPr>
        <w:t>if the size of the respective subgroup was</w:t>
      </w:r>
      <w:r w:rsidR="009B1CEC">
        <w:rPr>
          <w:rFonts w:cstheme="minorHAnsi"/>
        </w:rPr>
        <w:t xml:space="preserve"> </w:t>
      </w:r>
      <w:proofErr w:type="gramStart"/>
      <w:r w:rsidR="00AC1905">
        <w:rPr>
          <w:rFonts w:cstheme="minorHAnsi"/>
        </w:rPr>
        <w:t>actually changed</w:t>
      </w:r>
      <w:proofErr w:type="gramEnd"/>
      <w:r w:rsidR="00580FE4">
        <w:rPr>
          <w:rFonts w:cstheme="minorHAnsi"/>
        </w:rPr>
        <w:t>.</w:t>
      </w:r>
      <w:r w:rsidR="00C11202">
        <w:rPr>
          <w:rFonts w:cstheme="minorHAnsi"/>
        </w:rPr>
        <w:t xml:space="preserve"> Therefore, the overall variance of the raw scores might be </w:t>
      </w:r>
      <w:r w:rsidR="006D192B">
        <w:rPr>
          <w:rFonts w:cstheme="minorHAnsi"/>
        </w:rPr>
        <w:t>biased</w:t>
      </w:r>
      <w:r w:rsidR="003B0252">
        <w:rPr>
          <w:rFonts w:cstheme="minorHAnsi"/>
        </w:rPr>
        <w:t xml:space="preserve">, </w:t>
      </w:r>
      <w:r w:rsidR="00F37048">
        <w:rPr>
          <w:rFonts w:cstheme="minorHAnsi"/>
        </w:rPr>
        <w:t xml:space="preserve">and </w:t>
      </w:r>
      <w:r w:rsidR="00BE01F8">
        <w:rPr>
          <w:rFonts w:cstheme="minorHAnsi"/>
        </w:rPr>
        <w:t>more so</w:t>
      </w:r>
      <w:r w:rsidR="00C11202">
        <w:rPr>
          <w:rFonts w:cstheme="minorHAnsi"/>
        </w:rPr>
        <w:t xml:space="preserve"> </w:t>
      </w:r>
      <w:r w:rsidR="00F37048">
        <w:rPr>
          <w:rFonts w:cstheme="minorHAnsi"/>
        </w:rPr>
        <w:t>when</w:t>
      </w:r>
      <w:r w:rsidR="00C11202">
        <w:rPr>
          <w:rFonts w:cstheme="minorHAnsi"/>
        </w:rPr>
        <w:t xml:space="preserve"> the weights are high.</w:t>
      </w:r>
      <w:r w:rsidR="00F95EAA">
        <w:rPr>
          <w:rFonts w:cstheme="minorHAnsi"/>
        </w:rPr>
        <w:t xml:space="preserve"> </w:t>
      </w:r>
      <w:proofErr w:type="gramStart"/>
      <w:r w:rsidR="00533171">
        <w:rPr>
          <w:rFonts w:cstheme="minorHAnsi"/>
        </w:rPr>
        <w:t>As a consequence</w:t>
      </w:r>
      <w:proofErr w:type="gramEnd"/>
      <w:r w:rsidR="00F95EAA">
        <w:rPr>
          <w:rFonts w:cstheme="minorHAnsi"/>
        </w:rPr>
        <w:t xml:space="preserve">, the beneficial effects of weighting should decrease with increasing </w:t>
      </w:r>
      <w:r w:rsidR="005E0B2C">
        <w:rPr>
          <w:rFonts w:cstheme="minorHAnsi"/>
        </w:rPr>
        <w:t>deviation from representativeness</w:t>
      </w:r>
      <w:r w:rsidR="00F95EAA">
        <w:rPr>
          <w:rFonts w:cstheme="minorHAnsi"/>
        </w:rPr>
        <w:t>.</w:t>
      </w:r>
      <w:r w:rsidR="009912F1">
        <w:rPr>
          <w:rFonts w:cstheme="minorHAnsi"/>
        </w:rPr>
        <w:t xml:space="preserve"> Moreover, this effect should be specifically detrimental if a subgroup with very high or very low group mean is underrepresented, </w:t>
      </w:r>
      <w:r w:rsidR="00045154" w:rsidRPr="00045154">
        <w:rPr>
          <w:rFonts w:cstheme="minorHAnsi"/>
        </w:rPr>
        <w:t xml:space="preserve">because at the tails of the distributions the number of observations is low anyway and therefore </w:t>
      </w:r>
      <w:r w:rsidR="006D192B">
        <w:rPr>
          <w:rFonts w:cstheme="minorHAnsi"/>
        </w:rPr>
        <w:t>biased</w:t>
      </w:r>
      <w:r w:rsidR="00FF7E71">
        <w:rPr>
          <w:rFonts w:cstheme="minorHAnsi"/>
        </w:rPr>
        <w:t xml:space="preserve"> variance</w:t>
      </w:r>
      <w:r w:rsidR="00045154" w:rsidRPr="00045154">
        <w:rPr>
          <w:rFonts w:cstheme="minorHAnsi"/>
        </w:rPr>
        <w:t xml:space="preserve"> can distort the </w:t>
      </w:r>
      <w:r w:rsidR="00C434FA">
        <w:rPr>
          <w:rFonts w:cstheme="minorHAnsi"/>
        </w:rPr>
        <w:t>normed scores</w:t>
      </w:r>
      <w:r w:rsidR="00045154" w:rsidRPr="00045154">
        <w:rPr>
          <w:rFonts w:cstheme="minorHAnsi"/>
        </w:rPr>
        <w:t xml:space="preserve"> more easily</w:t>
      </w:r>
      <w:r w:rsidR="00045154">
        <w:rPr>
          <w:rFonts w:cstheme="minorHAnsi"/>
        </w:rPr>
        <w:t xml:space="preserve"> at extreme locations</w:t>
      </w:r>
      <w:r w:rsidR="00045154" w:rsidRPr="00045154">
        <w:rPr>
          <w:rFonts w:cstheme="minorHAnsi"/>
        </w:rPr>
        <w:t>.</w:t>
      </w:r>
      <w:r w:rsidR="007210EC">
        <w:rPr>
          <w:rFonts w:cstheme="minorHAnsi"/>
        </w:rPr>
        <w:t xml:space="preserve"> </w:t>
      </w:r>
      <w:r w:rsidR="007210EC">
        <w:t xml:space="preserve">Unfortunately, </w:t>
      </w:r>
      <w:r w:rsidR="002D41C9">
        <w:t xml:space="preserve">results that are markedly above or below average are the ones for which </w:t>
      </w:r>
      <w:r w:rsidR="006E0AEB">
        <w:t xml:space="preserve">precise </w:t>
      </w:r>
      <w:r w:rsidR="002D41C9">
        <w:t xml:space="preserve">normed scores are </w:t>
      </w:r>
      <w:r w:rsidR="007210EC">
        <w:t>neede</w:t>
      </w:r>
      <w:r w:rsidR="002D41C9">
        <w:t>d the</w:t>
      </w:r>
      <w:r w:rsidR="007210EC">
        <w:t xml:space="preserve"> most in </w:t>
      </w:r>
      <w:r w:rsidR="006E0AEB">
        <w:t xml:space="preserve">practical </w:t>
      </w:r>
      <w:r w:rsidR="007210EC">
        <w:t xml:space="preserve">diagnosis, because psychometric tests are usually applied to identify individuals with exceptional performance, for example mentally gifted or disabled individuals. </w:t>
      </w:r>
    </w:p>
    <w:p w14:paraId="286F05B7" w14:textId="42BBD756" w:rsidR="00C40A5D" w:rsidRPr="00E450A7" w:rsidRDefault="005A3165" w:rsidP="00C40A5D">
      <w:pPr>
        <w:rPr>
          <w:rFonts w:cstheme="minorHAnsi"/>
        </w:rPr>
      </w:pPr>
      <w:r>
        <w:rPr>
          <w:rFonts w:cstheme="minorHAnsi"/>
        </w:rPr>
        <w:t xml:space="preserve">But the risk of high norming error is not even the only challenge that comes into play when </w:t>
      </w:r>
      <w:r w:rsidR="00E56B14">
        <w:rPr>
          <w:rFonts w:cstheme="minorHAnsi"/>
        </w:rPr>
        <w:t xml:space="preserve">post-stratification </w:t>
      </w:r>
      <w:r w:rsidR="00A376F4">
        <w:rPr>
          <w:rFonts w:cstheme="minorHAnsi"/>
        </w:rPr>
        <w:t>is</w:t>
      </w:r>
      <w:r>
        <w:rPr>
          <w:rFonts w:cstheme="minorHAnsi"/>
        </w:rPr>
        <w:t xml:space="preserve"> applied to </w:t>
      </w:r>
      <w:r w:rsidR="006E3890">
        <w:rPr>
          <w:rFonts w:cstheme="minorHAnsi"/>
        </w:rPr>
        <w:t>generate test norms</w:t>
      </w:r>
      <w:r w:rsidR="00C40A5D" w:rsidRPr="002922CA">
        <w:rPr>
          <w:rFonts w:cstheme="minorHAnsi"/>
        </w:rPr>
        <w:t xml:space="preserve">. </w:t>
      </w:r>
      <w:r w:rsidR="00C40A5D">
        <w:rPr>
          <w:rFonts w:cstheme="minorHAnsi"/>
        </w:rPr>
        <w:t>E</w:t>
      </w:r>
      <w:r w:rsidR="00C40A5D" w:rsidRPr="002922CA">
        <w:rPr>
          <w:rFonts w:cstheme="minorHAnsi"/>
        </w:rPr>
        <w:t>specially for intelligence</w:t>
      </w:r>
      <w:r w:rsidR="00C40A5D">
        <w:rPr>
          <w:rFonts w:cstheme="minorHAnsi"/>
        </w:rPr>
        <w:t xml:space="preserve"> or</w:t>
      </w:r>
      <w:r w:rsidR="00C40A5D" w:rsidRPr="002922CA">
        <w:rPr>
          <w:rFonts w:cstheme="minorHAnsi"/>
        </w:rPr>
        <w:t xml:space="preserve"> achievement tests, there usually</w:t>
      </w:r>
      <w:r w:rsidR="00C40A5D">
        <w:rPr>
          <w:rFonts w:cstheme="minorHAnsi"/>
        </w:rPr>
        <w:t xml:space="preserve"> is a rather high </w:t>
      </w:r>
      <w:r w:rsidR="00C40A5D" w:rsidRPr="002922CA">
        <w:rPr>
          <w:rFonts w:cstheme="minorHAnsi"/>
        </w:rPr>
        <w:t xml:space="preserve">number of </w:t>
      </w:r>
      <w:r w:rsidR="00C40A5D">
        <w:rPr>
          <w:rFonts w:cstheme="minorHAnsi"/>
        </w:rPr>
        <w:t>confounding variables</w:t>
      </w:r>
      <w:r w:rsidR="00C40A5D" w:rsidRPr="002922CA">
        <w:rPr>
          <w:rFonts w:cstheme="minorHAnsi"/>
        </w:rPr>
        <w:t xml:space="preserve"> </w:t>
      </w:r>
      <w:r w:rsidR="00C40A5D">
        <w:rPr>
          <w:rFonts w:cstheme="minorHAnsi"/>
        </w:rPr>
        <w:t>such as</w:t>
      </w:r>
      <w:r w:rsidR="00C40A5D" w:rsidRPr="002922CA">
        <w:rPr>
          <w:rFonts w:cstheme="minorHAnsi"/>
        </w:rPr>
        <w:t xml:space="preserve"> parental education, ethnicity, socioeconomic status, </w:t>
      </w:r>
      <w:r w:rsidR="00C40A5D">
        <w:rPr>
          <w:rFonts w:cstheme="minorHAnsi"/>
        </w:rPr>
        <w:t>or</w:t>
      </w:r>
      <w:r w:rsidR="00C40A5D" w:rsidRPr="002922CA">
        <w:rPr>
          <w:rFonts w:cstheme="minorHAnsi"/>
        </w:rPr>
        <w:t xml:space="preserve"> </w:t>
      </w:r>
      <w:r w:rsidR="00C40A5D">
        <w:rPr>
          <w:rFonts w:cstheme="minorHAnsi"/>
        </w:rPr>
        <w:t>region</w:t>
      </w:r>
      <w:r w:rsidR="00C40A5D" w:rsidRPr="002922CA">
        <w:rPr>
          <w:rFonts w:cstheme="minorHAnsi"/>
        </w:rPr>
        <w:t xml:space="preserve"> (e.g., </w:t>
      </w:r>
      <w:r w:rsidR="00C40A5D">
        <w:rPr>
          <w:rFonts w:cstheme="minorHAnsi"/>
        </w:rPr>
        <w:t xml:space="preserve">federal </w:t>
      </w:r>
      <w:r w:rsidR="00C40A5D" w:rsidRPr="002922CA">
        <w:rPr>
          <w:rFonts w:cstheme="minorHAnsi"/>
        </w:rPr>
        <w:t>state)</w:t>
      </w:r>
      <w:r w:rsidR="00C40A5D">
        <w:rPr>
          <w:rFonts w:cstheme="minorHAnsi"/>
        </w:rPr>
        <w:t xml:space="preserve"> that would </w:t>
      </w:r>
      <w:r w:rsidR="00C40A5D" w:rsidRPr="002922CA">
        <w:rPr>
          <w:rFonts w:cstheme="minorHAnsi"/>
        </w:rPr>
        <w:t xml:space="preserve">have to be </w:t>
      </w:r>
      <w:r w:rsidR="00C40A5D">
        <w:rPr>
          <w:rFonts w:cstheme="minorHAnsi"/>
        </w:rPr>
        <w:t>included</w:t>
      </w:r>
      <w:r w:rsidR="00C40A5D" w:rsidRPr="002922CA">
        <w:rPr>
          <w:rFonts w:cstheme="minorHAnsi"/>
        </w:rPr>
        <w:t xml:space="preserve"> as stratification variables</w:t>
      </w:r>
      <w:r w:rsidR="00AC37C1">
        <w:rPr>
          <w:rFonts w:cstheme="minorHAnsi"/>
        </w:rPr>
        <w:t xml:space="preserve"> (SVs)</w:t>
      </w:r>
      <w:r w:rsidR="00C40A5D" w:rsidRPr="002922CA">
        <w:rPr>
          <w:rFonts w:cstheme="minorHAnsi"/>
        </w:rPr>
        <w:t xml:space="preserve">. </w:t>
      </w:r>
      <w:r w:rsidR="00766462">
        <w:rPr>
          <w:rFonts w:cstheme="minorHAnsi"/>
        </w:rPr>
        <w:t>In addition</w:t>
      </w:r>
      <w:r w:rsidR="00C40A5D" w:rsidRPr="002922CA">
        <w:rPr>
          <w:rFonts w:cstheme="minorHAnsi"/>
        </w:rPr>
        <w:t xml:space="preserve">, these </w:t>
      </w:r>
      <w:r w:rsidR="00C40A5D">
        <w:rPr>
          <w:rFonts w:cstheme="minorHAnsi"/>
        </w:rPr>
        <w:t>variables often are</w:t>
      </w:r>
      <w:r w:rsidR="00C40A5D" w:rsidRPr="002922CA">
        <w:rPr>
          <w:rFonts w:cstheme="minorHAnsi"/>
        </w:rPr>
        <w:t xml:space="preserve"> interdependent. For example, </w:t>
      </w:r>
      <w:r w:rsidR="00C40A5D">
        <w:rPr>
          <w:rFonts w:cstheme="minorHAnsi"/>
        </w:rPr>
        <w:t>areas with low socioeconomic status usually have lower education than areas with high socioeconomic status, but they also tend to have a lower proportion of non-white inhabitants</w:t>
      </w:r>
      <w:r w:rsidR="00C40A5D" w:rsidRPr="002922CA">
        <w:rPr>
          <w:rFonts w:cstheme="minorHAnsi"/>
        </w:rPr>
        <w:t xml:space="preserve">. </w:t>
      </w:r>
      <w:r w:rsidR="00C40A5D">
        <w:rPr>
          <w:rFonts w:cstheme="minorHAnsi"/>
        </w:rPr>
        <w:t>T</w:t>
      </w:r>
      <w:r w:rsidR="00C40A5D" w:rsidRPr="002922CA">
        <w:rPr>
          <w:rFonts w:cstheme="minorHAnsi"/>
        </w:rPr>
        <w:t xml:space="preserve">herefore, </w:t>
      </w:r>
      <w:r w:rsidR="00C40A5D">
        <w:rPr>
          <w:rFonts w:cstheme="minorHAnsi"/>
        </w:rPr>
        <w:t xml:space="preserve">the most accurate way of taking them into </w:t>
      </w:r>
      <w:r w:rsidR="00C40A5D">
        <w:rPr>
          <w:rFonts w:cstheme="minorHAnsi"/>
        </w:rPr>
        <w:lastRenderedPageBreak/>
        <w:t>account would be to not only consider the distribution of every single</w:t>
      </w:r>
      <w:r w:rsidR="00C40A5D" w:rsidRPr="002922CA">
        <w:rPr>
          <w:rFonts w:cstheme="minorHAnsi"/>
        </w:rPr>
        <w:t xml:space="preserve"> variable</w:t>
      </w:r>
      <w:r w:rsidR="00C40A5D">
        <w:rPr>
          <w:rFonts w:cstheme="minorHAnsi"/>
        </w:rPr>
        <w:t xml:space="preserve"> for itself but to regard all cross-classifications as separate strata, that is, to consider the joint distributions</w:t>
      </w:r>
      <w:r w:rsidR="00C40A5D" w:rsidRPr="002922CA">
        <w:rPr>
          <w:rFonts w:cstheme="minorHAnsi"/>
        </w:rPr>
        <w:t xml:space="preserve">. However, census data are often available only for the individual variables, but not necessarily for all </w:t>
      </w:r>
      <w:r w:rsidR="00C40A5D">
        <w:rPr>
          <w:rFonts w:cstheme="minorHAnsi"/>
        </w:rPr>
        <w:t>cross-classifications</w:t>
      </w:r>
      <w:r w:rsidR="00C40A5D" w:rsidRPr="002922CA">
        <w:rPr>
          <w:rFonts w:cstheme="minorHAnsi"/>
        </w:rPr>
        <w:t xml:space="preserve">. </w:t>
      </w:r>
      <w:r w:rsidR="00766462">
        <w:rPr>
          <w:rFonts w:cstheme="minorHAnsi"/>
        </w:rPr>
        <w:t>Besides</w:t>
      </w:r>
      <w:r w:rsidR="00C40A5D" w:rsidRPr="002922CA">
        <w:rPr>
          <w:rFonts w:cstheme="minorHAnsi"/>
        </w:rPr>
        <w:t xml:space="preserve">, </w:t>
      </w:r>
      <w:proofErr w:type="gramStart"/>
      <w:r w:rsidR="00C40A5D" w:rsidRPr="002922CA">
        <w:rPr>
          <w:rFonts w:cstheme="minorHAnsi"/>
        </w:rPr>
        <w:t>taking into account</w:t>
      </w:r>
      <w:proofErr w:type="gramEnd"/>
      <w:r w:rsidR="00C40A5D" w:rsidRPr="002922CA">
        <w:rPr>
          <w:rFonts w:cstheme="minorHAnsi"/>
        </w:rPr>
        <w:t xml:space="preserve"> all possible cross-classifications quickly results in an immensely large number of </w:t>
      </w:r>
      <w:r w:rsidR="00D14881">
        <w:rPr>
          <w:rFonts w:cstheme="minorHAnsi"/>
        </w:rPr>
        <w:t>strata</w:t>
      </w:r>
      <w:r w:rsidR="00C40A5D" w:rsidRPr="002922CA">
        <w:rPr>
          <w:rFonts w:cstheme="minorHAnsi"/>
        </w:rPr>
        <w:t xml:space="preserve">. Imagine, for example, an </w:t>
      </w:r>
      <w:r w:rsidR="00C40A5D">
        <w:rPr>
          <w:rFonts w:cstheme="minorHAnsi"/>
        </w:rPr>
        <w:t>intelligence</w:t>
      </w:r>
      <w:r w:rsidR="00C40A5D" w:rsidRPr="002922CA">
        <w:rPr>
          <w:rFonts w:cstheme="minorHAnsi"/>
        </w:rPr>
        <w:t xml:space="preserve"> test in which the </w:t>
      </w:r>
      <w:r w:rsidR="00AC37C1">
        <w:rPr>
          <w:rFonts w:cstheme="minorHAnsi"/>
        </w:rPr>
        <w:t>SV</w:t>
      </w:r>
      <w:r w:rsidR="00C40A5D" w:rsidRPr="002922CA">
        <w:rPr>
          <w:rFonts w:cstheme="minorHAnsi"/>
        </w:rPr>
        <w:t>s are gender (male; female), parent</w:t>
      </w:r>
      <w:r w:rsidR="00C40A5D">
        <w:rPr>
          <w:rFonts w:cstheme="minorHAnsi"/>
        </w:rPr>
        <w:t>al</w:t>
      </w:r>
      <w:r w:rsidR="00C40A5D" w:rsidRPr="002922CA">
        <w:rPr>
          <w:rFonts w:cstheme="minorHAnsi"/>
        </w:rPr>
        <w:t xml:space="preserve"> education (e.g., no high school; high school; college degree; bachelor's degree), ethnicity (e.g., white; black; </w:t>
      </w:r>
      <w:proofErr w:type="spellStart"/>
      <w:r w:rsidR="00C40A5D">
        <w:rPr>
          <w:rFonts w:cstheme="minorHAnsi"/>
        </w:rPr>
        <w:t>h</w:t>
      </w:r>
      <w:r w:rsidR="00C40A5D" w:rsidRPr="002922CA">
        <w:rPr>
          <w:rFonts w:cstheme="minorHAnsi"/>
        </w:rPr>
        <w:t>ispanic</w:t>
      </w:r>
      <w:proofErr w:type="spellEnd"/>
      <w:r w:rsidR="00C40A5D" w:rsidRPr="002922CA">
        <w:rPr>
          <w:rFonts w:cstheme="minorHAnsi"/>
        </w:rPr>
        <w:t xml:space="preserve">; </w:t>
      </w:r>
      <w:proofErr w:type="spellStart"/>
      <w:r w:rsidR="00C40A5D">
        <w:rPr>
          <w:rFonts w:cstheme="minorHAnsi"/>
        </w:rPr>
        <w:t>a</w:t>
      </w:r>
      <w:r w:rsidR="00C40A5D" w:rsidRPr="002922CA">
        <w:rPr>
          <w:rFonts w:cstheme="minorHAnsi"/>
        </w:rPr>
        <w:t>sian</w:t>
      </w:r>
      <w:proofErr w:type="spellEnd"/>
      <w:r w:rsidR="00C40A5D" w:rsidRPr="002922CA">
        <w:rPr>
          <w:rFonts w:cstheme="minorHAnsi"/>
        </w:rPr>
        <w:t>; native</w:t>
      </w:r>
      <w:r w:rsidR="00C40A5D">
        <w:rPr>
          <w:rFonts w:cstheme="minorHAnsi"/>
        </w:rPr>
        <w:t>;</w:t>
      </w:r>
      <w:r w:rsidR="00C40A5D" w:rsidRPr="002922CA">
        <w:rPr>
          <w:rFonts w:cstheme="minorHAnsi"/>
        </w:rPr>
        <w:t xml:space="preserve"> other), and region (e.g., </w:t>
      </w:r>
      <w:r w:rsidR="00C40A5D">
        <w:rPr>
          <w:rFonts w:cstheme="minorHAnsi"/>
        </w:rPr>
        <w:t>n</w:t>
      </w:r>
      <w:r w:rsidR="00C40A5D" w:rsidRPr="002922CA">
        <w:rPr>
          <w:rFonts w:cstheme="minorHAnsi"/>
        </w:rPr>
        <w:t xml:space="preserve">orth; </w:t>
      </w:r>
      <w:r w:rsidR="00C40A5D">
        <w:rPr>
          <w:rFonts w:cstheme="minorHAnsi"/>
        </w:rPr>
        <w:t>s</w:t>
      </w:r>
      <w:r w:rsidR="00C40A5D" w:rsidRPr="002922CA">
        <w:rPr>
          <w:rFonts w:cstheme="minorHAnsi"/>
        </w:rPr>
        <w:t xml:space="preserve">outh; </w:t>
      </w:r>
      <w:r w:rsidR="00C40A5D">
        <w:rPr>
          <w:rFonts w:cstheme="minorHAnsi"/>
        </w:rPr>
        <w:t>e</w:t>
      </w:r>
      <w:r w:rsidR="00C40A5D" w:rsidRPr="002922CA">
        <w:rPr>
          <w:rFonts w:cstheme="minorHAnsi"/>
        </w:rPr>
        <w:t xml:space="preserve">ast; </w:t>
      </w:r>
      <w:r w:rsidR="00C40A5D">
        <w:rPr>
          <w:rFonts w:cstheme="minorHAnsi"/>
        </w:rPr>
        <w:t>w</w:t>
      </w:r>
      <w:r w:rsidR="00C40A5D" w:rsidRPr="002922CA">
        <w:rPr>
          <w:rFonts w:cstheme="minorHAnsi"/>
        </w:rPr>
        <w:t>est). The</w:t>
      </w:r>
      <w:r w:rsidR="00C40A5D">
        <w:rPr>
          <w:rFonts w:cstheme="minorHAnsi"/>
        </w:rPr>
        <w:t xml:space="preserve"> complete </w:t>
      </w:r>
      <w:r w:rsidR="00C40A5D" w:rsidRPr="002922CA">
        <w:rPr>
          <w:rFonts w:cstheme="minorHAnsi"/>
        </w:rPr>
        <w:t xml:space="preserve">cross-classification </w:t>
      </w:r>
      <w:r w:rsidR="00C40A5D">
        <w:rPr>
          <w:rFonts w:cstheme="minorHAnsi"/>
        </w:rPr>
        <w:t>in this example woul</w:t>
      </w:r>
      <w:r w:rsidR="00C40A5D" w:rsidRPr="002922CA">
        <w:rPr>
          <w:rFonts w:cstheme="minorHAnsi"/>
        </w:rPr>
        <w:t xml:space="preserve">d result in 192 </w:t>
      </w:r>
      <w:r w:rsidR="00C40A5D">
        <w:rPr>
          <w:rFonts w:cstheme="minorHAnsi"/>
        </w:rPr>
        <w:t>cells</w:t>
      </w:r>
      <w:r w:rsidR="00C40A5D" w:rsidRPr="002922CA">
        <w:rPr>
          <w:rFonts w:cstheme="minorHAnsi"/>
        </w:rPr>
        <w:t xml:space="preserve"> </w:t>
      </w:r>
      <w:r w:rsidR="00C40A5D">
        <w:rPr>
          <w:rFonts w:cstheme="minorHAnsi"/>
        </w:rPr>
        <w:t xml:space="preserve">for each of which </w:t>
      </w:r>
      <w:r w:rsidR="00B75DC6">
        <w:rPr>
          <w:rFonts w:cstheme="minorHAnsi"/>
        </w:rPr>
        <w:t xml:space="preserve">at least a small amount of </w:t>
      </w:r>
      <w:r w:rsidR="00C40A5D">
        <w:rPr>
          <w:rFonts w:cstheme="minorHAnsi"/>
        </w:rPr>
        <w:t xml:space="preserve">data would have to be collected. </w:t>
      </w:r>
      <w:r w:rsidR="006E12BA">
        <w:rPr>
          <w:rFonts w:cstheme="minorHAnsi"/>
        </w:rPr>
        <w:t>Above all</w:t>
      </w:r>
      <w:r w:rsidR="00C40A5D">
        <w:rPr>
          <w:rFonts w:cstheme="minorHAnsi"/>
        </w:rPr>
        <w:t>, this would have to be done for every single age cohort</w:t>
      </w:r>
      <w:r w:rsidR="00C40A5D" w:rsidRPr="002922CA">
        <w:rPr>
          <w:rFonts w:cstheme="minorHAnsi"/>
        </w:rPr>
        <w:t xml:space="preserve">. Given that </w:t>
      </w:r>
      <w:r w:rsidR="00C40A5D">
        <w:rPr>
          <w:rFonts w:cstheme="minorHAnsi"/>
        </w:rPr>
        <w:t>the</w:t>
      </w:r>
      <w:r w:rsidR="00C40A5D" w:rsidRPr="002922CA">
        <w:rPr>
          <w:rFonts w:cstheme="minorHAnsi"/>
        </w:rPr>
        <w:t xml:space="preserve"> sample sizes of</w:t>
      </w:r>
      <w:r w:rsidR="00C40A5D">
        <w:rPr>
          <w:rFonts w:cstheme="minorHAnsi"/>
        </w:rPr>
        <w:t xml:space="preserve"> intelligence tests usually are limited to about </w:t>
      </w:r>
      <w:r w:rsidR="00C40A5D" w:rsidRPr="002922CA">
        <w:rPr>
          <w:rFonts w:cstheme="minorHAnsi"/>
        </w:rPr>
        <w:t xml:space="preserve">100 per age </w:t>
      </w:r>
      <w:r w:rsidR="00C40A5D">
        <w:rPr>
          <w:rFonts w:cstheme="minorHAnsi"/>
        </w:rPr>
        <w:t>cohort</w:t>
      </w:r>
      <w:r w:rsidR="00C40A5D" w:rsidRPr="002922CA">
        <w:rPr>
          <w:rFonts w:cstheme="minorHAnsi"/>
        </w:rPr>
        <w:t xml:space="preserve"> (e.g., Kaufman &amp; Kaufman, 2004; Wechsler, 2008; Wechsler, 2014), it is </w:t>
      </w:r>
      <w:r w:rsidR="00C40A5D">
        <w:rPr>
          <w:rFonts w:cstheme="minorHAnsi"/>
        </w:rPr>
        <w:t>obvious</w:t>
      </w:r>
      <w:r w:rsidR="00C40A5D" w:rsidRPr="002922CA">
        <w:rPr>
          <w:rFonts w:cstheme="minorHAnsi"/>
        </w:rPr>
        <w:t xml:space="preserve"> that </w:t>
      </w:r>
      <w:r w:rsidR="00C40A5D">
        <w:rPr>
          <w:rFonts w:cstheme="minorHAnsi"/>
        </w:rPr>
        <w:t xml:space="preserve">usually it will not be feasible to collect a random sample of sufficient size </w:t>
      </w:r>
      <w:r w:rsidR="004A1F2B">
        <w:rPr>
          <w:rFonts w:cstheme="minorHAnsi"/>
        </w:rPr>
        <w:t>in which</w:t>
      </w:r>
      <w:r w:rsidR="00C40A5D">
        <w:rPr>
          <w:rFonts w:cstheme="minorHAnsi"/>
        </w:rPr>
        <w:t xml:space="preserve"> every single cell of the cross-classification </w:t>
      </w:r>
      <w:r w:rsidR="004A1F2B">
        <w:rPr>
          <w:rFonts w:cstheme="minorHAnsi"/>
        </w:rPr>
        <w:t xml:space="preserve">is adequately represented </w:t>
      </w:r>
      <w:r w:rsidR="00C40A5D">
        <w:rPr>
          <w:rFonts w:cstheme="minorHAnsi"/>
        </w:rPr>
        <w:t xml:space="preserve">in every single age cohort. </w:t>
      </w:r>
      <w:r w:rsidR="00C40A5D" w:rsidRPr="00E450A7">
        <w:rPr>
          <w:rFonts w:cstheme="minorHAnsi"/>
        </w:rPr>
        <w:t xml:space="preserve">It is therefore necessary to look for </w:t>
      </w:r>
      <w:r w:rsidR="00C40A5D">
        <w:rPr>
          <w:rFonts w:cstheme="minorHAnsi"/>
        </w:rPr>
        <w:t xml:space="preserve">more economic </w:t>
      </w:r>
      <w:r w:rsidR="00C40A5D" w:rsidRPr="00E450A7">
        <w:rPr>
          <w:rFonts w:cstheme="minorHAnsi"/>
        </w:rPr>
        <w:t>approaches.</w:t>
      </w:r>
    </w:p>
    <w:p w14:paraId="2310D4AD" w14:textId="279B3834" w:rsidR="00B15238" w:rsidRDefault="00B15238" w:rsidP="00151BDD">
      <w:pPr>
        <w:pStyle w:val="Heading2"/>
      </w:pPr>
      <w:r>
        <w:t>Raking</w:t>
      </w:r>
    </w:p>
    <w:p w14:paraId="14164D8A" w14:textId="0FAF2C65" w:rsidR="003A4BBC" w:rsidRDefault="00B15238" w:rsidP="00B15238">
      <w:r>
        <w:rPr>
          <w:rFonts w:cstheme="minorHAnsi"/>
        </w:rPr>
        <w:t>The so-called r</w:t>
      </w:r>
      <w:r w:rsidRPr="009C2037">
        <w:rPr>
          <w:rFonts w:cstheme="minorHAnsi"/>
        </w:rPr>
        <w:t>aking</w:t>
      </w:r>
      <w:r>
        <w:rPr>
          <w:rFonts w:cstheme="minorHAnsi"/>
        </w:rPr>
        <w:t xml:space="preserve"> </w:t>
      </w:r>
      <w:r w:rsidRPr="009C2037">
        <w:rPr>
          <w:rFonts w:cstheme="minorHAnsi"/>
        </w:rPr>
        <w:t xml:space="preserve">(Ireland &amp; </w:t>
      </w:r>
      <w:proofErr w:type="spellStart"/>
      <w:r w:rsidRPr="009C2037">
        <w:rPr>
          <w:rFonts w:cstheme="minorHAnsi"/>
        </w:rPr>
        <w:t>Kullback</w:t>
      </w:r>
      <w:proofErr w:type="spellEnd"/>
      <w:r w:rsidRPr="009C2037">
        <w:rPr>
          <w:rFonts w:cstheme="minorHAnsi"/>
        </w:rPr>
        <w:t xml:space="preserve">, 1968; </w:t>
      </w:r>
      <w:proofErr w:type="spellStart"/>
      <w:r w:rsidRPr="009C2037">
        <w:rPr>
          <w:rFonts w:cstheme="minorHAnsi"/>
        </w:rPr>
        <w:t>Kalton</w:t>
      </w:r>
      <w:proofErr w:type="spellEnd"/>
      <w:r w:rsidRPr="009C2037">
        <w:rPr>
          <w:rFonts w:cstheme="minorHAnsi"/>
        </w:rPr>
        <w:t xml:space="preserve"> &amp; Flores-Cervantes, 2003)</w:t>
      </w:r>
      <w:r>
        <w:rPr>
          <w:rFonts w:cstheme="minorHAnsi"/>
        </w:rPr>
        <w:t xml:space="preserve"> is such an approach</w:t>
      </w:r>
      <w:r w:rsidRPr="009C2037">
        <w:rPr>
          <w:rFonts w:cstheme="minorHAnsi"/>
        </w:rPr>
        <w:t xml:space="preserve">. </w:t>
      </w:r>
      <w:r w:rsidRPr="000A0044">
        <w:rPr>
          <w:rFonts w:cstheme="minorHAnsi"/>
        </w:rPr>
        <w:t xml:space="preserve">Raking in fact does not draw on all cross-classifications. </w:t>
      </w:r>
      <w:r w:rsidRPr="00441626">
        <w:rPr>
          <w:rFonts w:cstheme="minorHAnsi"/>
        </w:rPr>
        <w:t xml:space="preserve">Instead, the weights are determined in an iterative process based on the marginal </w:t>
      </w:r>
      <w:r>
        <w:rPr>
          <w:rFonts w:cstheme="minorHAnsi"/>
        </w:rPr>
        <w:t>distributions</w:t>
      </w:r>
      <w:r w:rsidRPr="00441626">
        <w:rPr>
          <w:rFonts w:cstheme="minorHAnsi"/>
        </w:rPr>
        <w:t xml:space="preserve"> of each </w:t>
      </w:r>
      <w:r w:rsidR="00AC37C1">
        <w:rPr>
          <w:rFonts w:cstheme="minorHAnsi"/>
        </w:rPr>
        <w:t>SV</w:t>
      </w:r>
      <w:r>
        <w:rPr>
          <w:rFonts w:cstheme="minorHAnsi"/>
        </w:rPr>
        <w:t xml:space="preserve">, that is, the weights of the </w:t>
      </w:r>
      <w:r w:rsidR="00AC37C1">
        <w:rPr>
          <w:rFonts w:cstheme="minorHAnsi"/>
        </w:rPr>
        <w:t>SV</w:t>
      </w:r>
      <w:r>
        <w:rPr>
          <w:rFonts w:cstheme="minorHAnsi"/>
        </w:rPr>
        <w:t xml:space="preserve">s are adjusted successively and, if necessary, repeatedly </w:t>
      </w:r>
      <w:r w:rsidRPr="00441626">
        <w:rPr>
          <w:rFonts w:cstheme="minorHAnsi"/>
        </w:rPr>
        <w:t>until the</w:t>
      </w:r>
      <w:r>
        <w:rPr>
          <w:rFonts w:cstheme="minorHAnsi"/>
        </w:rPr>
        <w:t>y</w:t>
      </w:r>
      <w:r w:rsidRPr="00441626">
        <w:rPr>
          <w:rFonts w:cstheme="minorHAnsi"/>
        </w:rPr>
        <w:t xml:space="preserve"> no longer change.</w:t>
      </w:r>
      <w:r>
        <w:rPr>
          <w:rFonts w:cstheme="minorHAnsi"/>
        </w:rPr>
        <w:t xml:space="preserve"> </w:t>
      </w:r>
      <w:r w:rsidRPr="00DE1B83">
        <w:rPr>
          <w:rFonts w:cstheme="minorHAnsi"/>
        </w:rPr>
        <w:t xml:space="preserve">This can be compared to </w:t>
      </w:r>
      <w:r>
        <w:rPr>
          <w:rFonts w:cstheme="minorHAnsi"/>
        </w:rPr>
        <w:t xml:space="preserve">smoothing out the soil in </w:t>
      </w:r>
      <w:r w:rsidRPr="00DE1B83">
        <w:rPr>
          <w:rFonts w:cstheme="minorHAnsi"/>
        </w:rPr>
        <w:t>a garden bed</w:t>
      </w:r>
      <w:r>
        <w:rPr>
          <w:rFonts w:cstheme="minorHAnsi"/>
        </w:rPr>
        <w:t xml:space="preserve"> by</w:t>
      </w:r>
      <w:r w:rsidRPr="00DE1B83">
        <w:rPr>
          <w:rFonts w:cstheme="minorHAnsi"/>
        </w:rPr>
        <w:t xml:space="preserve"> successively raking in different directions </w:t>
      </w:r>
      <w:proofErr w:type="gramStart"/>
      <w:r w:rsidRPr="00DE1B83">
        <w:rPr>
          <w:rFonts w:cstheme="minorHAnsi"/>
        </w:rPr>
        <w:t>over and over again</w:t>
      </w:r>
      <w:proofErr w:type="gramEnd"/>
      <w:r w:rsidRPr="00DE1B83">
        <w:rPr>
          <w:rFonts w:cstheme="minorHAnsi"/>
        </w:rPr>
        <w:t>.</w:t>
      </w:r>
      <w:r>
        <w:rPr>
          <w:rFonts w:cstheme="minorHAnsi"/>
        </w:rPr>
        <w:t xml:space="preserve"> It has been shown that the raking procedure is convergent and delivers </w:t>
      </w:r>
      <w:r>
        <w:t>b</w:t>
      </w:r>
      <w:r w:rsidRPr="004C448D">
        <w:t xml:space="preserve">est </w:t>
      </w:r>
      <w:r>
        <w:t>a</w:t>
      </w:r>
      <w:r w:rsidRPr="004C448D">
        <w:t xml:space="preserve">symptotically </w:t>
      </w:r>
      <w:r>
        <w:t>n</w:t>
      </w:r>
      <w:r w:rsidRPr="004C448D">
        <w:t>ormal estimates</w:t>
      </w:r>
      <w:r>
        <w:t xml:space="preserve"> for the joint probabilities (</w:t>
      </w:r>
      <w:r w:rsidRPr="009C2037">
        <w:rPr>
          <w:rFonts w:cstheme="minorHAnsi"/>
        </w:rPr>
        <w:t xml:space="preserve">Ireland &amp; </w:t>
      </w:r>
      <w:proofErr w:type="spellStart"/>
      <w:r w:rsidRPr="009C2037">
        <w:rPr>
          <w:rFonts w:cstheme="minorHAnsi"/>
        </w:rPr>
        <w:t>Kullback</w:t>
      </w:r>
      <w:proofErr w:type="spellEnd"/>
      <w:r w:rsidRPr="009C2037">
        <w:rPr>
          <w:rFonts w:cstheme="minorHAnsi"/>
        </w:rPr>
        <w:t>, 1968</w:t>
      </w:r>
      <w:r>
        <w:rPr>
          <w:rFonts w:cstheme="minorHAnsi"/>
        </w:rPr>
        <w:t>)</w:t>
      </w:r>
      <w:r>
        <w:t xml:space="preserve">. </w:t>
      </w:r>
      <w:r w:rsidR="00B75DC6">
        <w:t>A</w:t>
      </w:r>
      <w:r>
        <w:t>lthough raking is a widely used approach to correct for lack of representativeness in official statistics or political polls (</w:t>
      </w:r>
      <w:proofErr w:type="spellStart"/>
      <w:r>
        <w:t>Kalton</w:t>
      </w:r>
      <w:proofErr w:type="spellEnd"/>
      <w:r>
        <w:t>-Flores-</w:t>
      </w:r>
      <w:r>
        <w:lastRenderedPageBreak/>
        <w:t xml:space="preserve">Cervantes, 2003), to our knowledge, this approach has only rarely </w:t>
      </w:r>
      <w:r w:rsidR="00565022">
        <w:t xml:space="preserve">if ever </w:t>
      </w:r>
      <w:r>
        <w:t xml:space="preserve">been applied to generate norms of psychometric tests. </w:t>
      </w:r>
      <w:r w:rsidR="00EC1FAE" w:rsidRPr="00EC1FAE">
        <w:t xml:space="preserve">One reason for not using </w:t>
      </w:r>
      <w:r w:rsidR="00EC1FAE">
        <w:t>raking to establish test norms</w:t>
      </w:r>
      <w:r w:rsidR="00EC1FAE" w:rsidRPr="00EC1FAE">
        <w:t xml:space="preserve"> may be the very reason that prompted its development in the first place, </w:t>
      </w:r>
      <w:r w:rsidR="00EC1FAE">
        <w:t>namely</w:t>
      </w:r>
      <w:r w:rsidRPr="00141FE1">
        <w:t xml:space="preserve"> that raking only considers the marginal distributions, but not the joint distributions</w:t>
      </w:r>
      <w:r w:rsidR="007210EC">
        <w:t xml:space="preserve">. </w:t>
      </w:r>
      <w:proofErr w:type="gramStart"/>
      <w:r w:rsidR="007210EC">
        <w:t>As a consequence</w:t>
      </w:r>
      <w:proofErr w:type="gramEnd"/>
      <w:r w:rsidR="00B75DC6">
        <w:t xml:space="preserve">, the errors caused by the weighting procedure are supposed to be even higher than with </w:t>
      </w:r>
      <w:r w:rsidR="007210EC">
        <w:t>conventional post-stratification</w:t>
      </w:r>
      <w:r w:rsidRPr="00141FE1">
        <w:t xml:space="preserve">. </w:t>
      </w:r>
      <w:r w:rsidR="00EC1FAE">
        <w:t>Moreover, this</w:t>
      </w:r>
      <w:r w:rsidRPr="00141FE1">
        <w:t xml:space="preserve"> </w:t>
      </w:r>
      <w:r>
        <w:t xml:space="preserve">drawback </w:t>
      </w:r>
      <w:r w:rsidRPr="00141FE1">
        <w:t xml:space="preserve">could be particularly detrimental for test norms, since - as described above - the typical </w:t>
      </w:r>
      <w:r w:rsidR="00AC37C1">
        <w:t>SV</w:t>
      </w:r>
      <w:r w:rsidRPr="00141FE1">
        <w:t>s of psychometric tests are highly interdependent.</w:t>
      </w:r>
      <w:r>
        <w:t xml:space="preserve"> </w:t>
      </w:r>
      <w:r w:rsidR="005E40AF">
        <w:t>At present, h</w:t>
      </w:r>
      <w:r w:rsidR="005E40AF" w:rsidRPr="005E40AF">
        <w:t xml:space="preserve">owever, it can only be speculated whether the use of raking </w:t>
      </w:r>
      <w:proofErr w:type="gramStart"/>
      <w:r w:rsidR="005E40AF" w:rsidRPr="005E40AF">
        <w:t>actually has</w:t>
      </w:r>
      <w:proofErr w:type="gramEnd"/>
      <w:r w:rsidR="005E40AF" w:rsidRPr="005E40AF">
        <w:t xml:space="preserve"> a positive or negative effect on the accuracy of test </w:t>
      </w:r>
      <w:r w:rsidR="005E40AF">
        <w:t>norms</w:t>
      </w:r>
      <w:r w:rsidR="005E40AF" w:rsidRPr="005E40AF">
        <w:t xml:space="preserve">, </w:t>
      </w:r>
      <w:r w:rsidR="005E40AF">
        <w:t>because t</w:t>
      </w:r>
      <w:r w:rsidR="000952C8">
        <w:t xml:space="preserve">o the best of our knowledge, the norming error </w:t>
      </w:r>
      <w:r w:rsidR="00F904EC" w:rsidRPr="00F904EC">
        <w:t xml:space="preserve">that results from the </w:t>
      </w:r>
      <w:r w:rsidR="00F904EC">
        <w:t>application</w:t>
      </w:r>
      <w:r w:rsidR="00F904EC" w:rsidRPr="00F904EC">
        <w:t xml:space="preserve"> of </w:t>
      </w:r>
      <w:r w:rsidR="007770AD">
        <w:t>raking</w:t>
      </w:r>
      <w:r w:rsidR="00F904EC" w:rsidRPr="00F904EC">
        <w:t xml:space="preserve"> has never been systematically studied.</w:t>
      </w:r>
      <w:r w:rsidR="00F904EC">
        <w:t xml:space="preserve"> </w:t>
      </w:r>
    </w:p>
    <w:p w14:paraId="0790E6D5" w14:textId="3A288C9E" w:rsidR="007770AD" w:rsidRDefault="0052298B" w:rsidP="00021925">
      <w:pPr>
        <w:pStyle w:val="Heading2"/>
      </w:pPr>
      <w:r>
        <w:t xml:space="preserve">Effects of continuous norming on </w:t>
      </w:r>
      <w:r w:rsidR="00021925">
        <w:t xml:space="preserve">non-representativeness </w:t>
      </w:r>
      <w:r>
        <w:t>samples</w:t>
      </w:r>
      <w:r w:rsidR="00021925">
        <w:t xml:space="preserve"> </w:t>
      </w:r>
    </w:p>
    <w:p w14:paraId="3267F71C" w14:textId="11F76AAF" w:rsidR="00B15238" w:rsidRDefault="00255F33" w:rsidP="00B15238">
      <w:r>
        <w:t>In fact</w:t>
      </w:r>
      <w:r w:rsidRPr="00255F33">
        <w:t>, weighting is not the only way in which</w:t>
      </w:r>
      <w:r w:rsidR="00E011CF">
        <w:t xml:space="preserve"> a</w:t>
      </w:r>
      <w:r w:rsidRPr="00255F33">
        <w:t xml:space="preserve"> lack of representativeness can be </w:t>
      </w:r>
      <w:r w:rsidR="004A2476">
        <w:t>countered</w:t>
      </w:r>
      <w:r w:rsidRPr="00255F33">
        <w:t xml:space="preserve">, at least hypothetically. </w:t>
      </w:r>
      <w:r w:rsidR="00290C07">
        <w:t>S</w:t>
      </w:r>
      <w:r w:rsidR="00B15238" w:rsidRPr="00FE44F4">
        <w:t xml:space="preserve">ome of </w:t>
      </w:r>
      <w:r w:rsidR="00B15238">
        <w:t>the distortions</w:t>
      </w:r>
      <w:r w:rsidR="00B15238" w:rsidRPr="00FE44F4">
        <w:t xml:space="preserve"> </w:t>
      </w:r>
      <w:r w:rsidR="00B15238">
        <w:t>might</w:t>
      </w:r>
      <w:r w:rsidR="00B15238" w:rsidRPr="00FE44F4">
        <w:t xml:space="preserve"> </w:t>
      </w:r>
      <w:r>
        <w:t xml:space="preserve">also </w:t>
      </w:r>
      <w:r w:rsidR="00B15238" w:rsidRPr="00FE44F4">
        <w:t xml:space="preserve">be </w:t>
      </w:r>
      <w:r w:rsidR="004A2476">
        <w:t>mitigated by</w:t>
      </w:r>
      <w:r w:rsidR="00B15238" w:rsidRPr="00FE44F4">
        <w:t xml:space="preserve"> </w:t>
      </w:r>
      <w:r w:rsidR="00E011CF">
        <w:t xml:space="preserve">the </w:t>
      </w:r>
      <w:r w:rsidR="00B15238" w:rsidRPr="00FE44F4">
        <w:t>continuous norm</w:t>
      </w:r>
      <w:r w:rsidR="00B15238">
        <w:t>ing</w:t>
      </w:r>
      <w:r w:rsidR="00B15238" w:rsidRPr="00FE44F4">
        <w:t xml:space="preserve"> methods</w:t>
      </w:r>
      <w:r w:rsidR="00E011CF">
        <w:t xml:space="preserve"> already mentioned above</w:t>
      </w:r>
      <w:r w:rsidR="00B15238" w:rsidRPr="00FE44F4">
        <w:t xml:space="preserve">, </w:t>
      </w:r>
      <w:r w:rsidR="004A2476">
        <w:t>making</w:t>
      </w:r>
      <w:r w:rsidRPr="00255F33">
        <w:t xml:space="preserve"> weighting at least partially unnecessary.</w:t>
      </w:r>
      <w:r w:rsidR="00B15238">
        <w:t xml:space="preserve"> A continuous norming method that has been demonstrated to deliver low norming error under various conditions, is the semi-parametric approach first suggested by A. Lenhard and colleagues (A. Lenhard et al., 2018; A. Lenhard et al., 2019; W. Lenhard &amp; Lenhard, 202</w:t>
      </w:r>
      <w:r w:rsidR="003105BB">
        <w:t>1</w:t>
      </w:r>
      <w:r w:rsidR="00B15238">
        <w:t>).</w:t>
      </w:r>
      <w:r w:rsidR="00987079">
        <w:t xml:space="preserve"> In the following, we will refer to this approach as SCN for semi-parametric continuous norming.</w:t>
      </w:r>
      <w:r w:rsidR="00B15238">
        <w:t xml:space="preserve"> </w:t>
      </w:r>
      <w:r w:rsidR="004A1F2B">
        <w:t>One</w:t>
      </w:r>
      <w:r w:rsidR="00B15238">
        <w:t xml:space="preserve"> advantage of </w:t>
      </w:r>
      <w:r w:rsidR="00987079">
        <w:t>SCN</w:t>
      </w:r>
      <w:r w:rsidR="00B15238">
        <w:t xml:space="preserve"> is that it does not make specific assumptions about the raw score distributions and therefore can be applied to rather skewed scales or even scales with floor or ceiling effects. </w:t>
      </w:r>
      <w:r w:rsidR="004A1F2B">
        <w:t>Secondly</w:t>
      </w:r>
      <w:r w:rsidR="00B15238">
        <w:t xml:space="preserve">, it has been demonstrated to perform better than parametric approaches when applied on norm samples with the typical sample size of 100 per cohort, independent of the skewness of the raw score distributions (A. Lenhard et al., 2019). But there is yet another feature of </w:t>
      </w:r>
      <w:r w:rsidR="00BE5401">
        <w:t>SCN</w:t>
      </w:r>
      <w:r w:rsidR="00B15238">
        <w:t xml:space="preserve"> that </w:t>
      </w:r>
      <w:r w:rsidR="00B15238" w:rsidRPr="00FE3B28">
        <w:t xml:space="preserve">might prove to be </w:t>
      </w:r>
      <w:r w:rsidR="00B15238">
        <w:t xml:space="preserve">specifically </w:t>
      </w:r>
      <w:r w:rsidR="00B15238" w:rsidRPr="00FE3B28">
        <w:t xml:space="preserve">beneficial </w:t>
      </w:r>
      <w:r w:rsidR="00B15238">
        <w:t xml:space="preserve">when </w:t>
      </w:r>
      <w:r w:rsidR="00B15238">
        <w:lastRenderedPageBreak/>
        <w:t xml:space="preserve">used together with </w:t>
      </w:r>
      <w:r>
        <w:t xml:space="preserve">samples that lack representativeness in some age </w:t>
      </w:r>
      <w:r w:rsidR="00BE2D23">
        <w:t>groups</w:t>
      </w:r>
      <w:r w:rsidR="008F6C20">
        <w:t>, but not across the whole sample</w:t>
      </w:r>
      <w:r w:rsidR="008816CD">
        <w:t xml:space="preserve">, namely that </w:t>
      </w:r>
      <w:r w:rsidR="0007486A" w:rsidRPr="0007486A">
        <w:t xml:space="preserve">the trajectories </w:t>
      </w:r>
      <w:r w:rsidR="00D44C5B">
        <w:t xml:space="preserve">of the percentiles across age </w:t>
      </w:r>
      <w:r w:rsidR="0007486A" w:rsidRPr="0007486A">
        <w:t xml:space="preserve">are relatively </w:t>
      </w:r>
      <w:r w:rsidR="008816CD">
        <w:t>rigid</w:t>
      </w:r>
      <w:r w:rsidR="0007486A" w:rsidRPr="0007486A">
        <w:t xml:space="preserve">. </w:t>
      </w:r>
      <w:r w:rsidR="00FA294E">
        <w:t>This is b</w:t>
      </w:r>
      <w:r w:rsidR="00B15238" w:rsidRPr="002A444E">
        <w:t xml:space="preserve">ecause </w:t>
      </w:r>
      <w:r w:rsidR="00E22B7D">
        <w:t>the implementation of</w:t>
      </w:r>
      <w:r w:rsidR="00B15238" w:rsidRPr="002A444E">
        <w:t xml:space="preserve"> </w:t>
      </w:r>
      <w:r w:rsidR="00BE5401">
        <w:t>SCN</w:t>
      </w:r>
      <w:r w:rsidR="00B15238" w:rsidRPr="002A444E">
        <w:t xml:space="preserve"> (</w:t>
      </w:r>
      <w:r w:rsidR="00B15238">
        <w:t xml:space="preserve">i.e., the </w:t>
      </w:r>
      <w:proofErr w:type="spellStart"/>
      <w:r w:rsidR="00B15238">
        <w:t>cNORM</w:t>
      </w:r>
      <w:proofErr w:type="spellEnd"/>
      <w:r w:rsidR="00B15238">
        <w:t xml:space="preserve"> package</w:t>
      </w:r>
      <w:r w:rsidR="00E22B7D">
        <w:t xml:space="preserve"> in R</w:t>
      </w:r>
      <w:r w:rsidR="00B15238">
        <w:t xml:space="preserve">, </w:t>
      </w:r>
      <w:r w:rsidR="00D547F0">
        <w:t>A</w:t>
      </w:r>
      <w:r w:rsidR="00B15238" w:rsidRPr="002A444E">
        <w:t>. Lenhard et al., 2018) does not rely on splines</w:t>
      </w:r>
      <w:r w:rsidR="00C06069">
        <w:t xml:space="preserve"> to model these trajectories</w:t>
      </w:r>
      <w:r w:rsidR="00B15238" w:rsidRPr="002A444E">
        <w:t xml:space="preserve">, as other </w:t>
      </w:r>
      <w:r w:rsidR="00E22B7D">
        <w:t>approaches</w:t>
      </w:r>
      <w:r w:rsidR="00B15238" w:rsidRPr="002A444E">
        <w:t xml:space="preserve"> </w:t>
      </w:r>
      <w:r w:rsidR="00FA294E">
        <w:t xml:space="preserve">used to model continuous normed scores </w:t>
      </w:r>
      <w:r w:rsidR="00B15238" w:rsidRPr="002A444E">
        <w:t xml:space="preserve">do (e.g., </w:t>
      </w:r>
      <w:r w:rsidR="00B15238">
        <w:t xml:space="preserve">the </w:t>
      </w:r>
      <w:r w:rsidR="0007486A">
        <w:t>GMLLS</w:t>
      </w:r>
      <w:r w:rsidR="00B15238">
        <w:t xml:space="preserve"> package</w:t>
      </w:r>
      <w:r w:rsidR="00E22B7D">
        <w:t xml:space="preserve"> in R</w:t>
      </w:r>
      <w:r w:rsidR="00B15238">
        <w:t xml:space="preserve">, </w:t>
      </w:r>
      <w:r w:rsidR="00B15238" w:rsidRPr="002A444E">
        <w:t>Stasinopoulos et al., 2018</w:t>
      </w:r>
      <w:r w:rsidR="00FA294E">
        <w:t>)</w:t>
      </w:r>
      <w:r w:rsidR="00B15238" w:rsidRPr="002A444E">
        <w:t>.</w:t>
      </w:r>
      <w:r w:rsidR="00B15238">
        <w:t xml:space="preserve"> </w:t>
      </w:r>
      <w:r w:rsidR="00B15238" w:rsidRPr="008E0D27">
        <w:t>As a result, error variance</w:t>
      </w:r>
      <w:r w:rsidR="00B15238">
        <w:t xml:space="preserve"> in the normed scores that is</w:t>
      </w:r>
      <w:r w:rsidR="00B15238" w:rsidRPr="008E0D27">
        <w:t xml:space="preserve"> caused by </w:t>
      </w:r>
      <w:r w:rsidR="00B15238">
        <w:t xml:space="preserve">a </w:t>
      </w:r>
      <w:r w:rsidR="00B15238" w:rsidRPr="008E0D27">
        <w:t xml:space="preserve">lack of representativeness in individual age groups can be compensated </w:t>
      </w:r>
      <w:r w:rsidR="00B15238">
        <w:t xml:space="preserve">for </w:t>
      </w:r>
      <w:r w:rsidR="00B15238" w:rsidRPr="008E0D27">
        <w:t>by other, more representative age groups.</w:t>
      </w:r>
      <w:r w:rsidR="0088255E">
        <w:t xml:space="preserve"> In accordance with th</w:t>
      </w:r>
      <w:r w:rsidR="009A4339">
        <w:t>is</w:t>
      </w:r>
      <w:r w:rsidR="0088255E">
        <w:t xml:space="preserve"> assumption, it has been shown that the application of </w:t>
      </w:r>
      <w:r w:rsidR="00C06069">
        <w:t>SCN</w:t>
      </w:r>
      <w:r w:rsidR="0088255E">
        <w:t xml:space="preserve"> results in much lower norming error than establishing test norms</w:t>
      </w:r>
      <w:r w:rsidR="00F37B2E">
        <w:t xml:space="preserve"> for each age group separately </w:t>
      </w:r>
      <w:r w:rsidR="00E47AC8">
        <w:t>(W. Lenhard &amp; Lenhard, 202</w:t>
      </w:r>
      <w:r w:rsidR="003105BB">
        <w:t>1</w:t>
      </w:r>
      <w:r w:rsidR="00E47AC8">
        <w:t>)</w:t>
      </w:r>
      <w:r w:rsidR="0088255E">
        <w:t>.</w:t>
      </w:r>
      <w:r w:rsidR="004D1D0A">
        <w:t xml:space="preserve"> </w:t>
      </w:r>
      <w:r w:rsidR="001F67B0">
        <w:t>It</w:t>
      </w:r>
      <w:r w:rsidR="004D1D0A">
        <w:t xml:space="preserve"> remains to be shown </w:t>
      </w:r>
      <w:r w:rsidR="001F67B0">
        <w:t>whether</w:t>
      </w:r>
      <w:r w:rsidR="004D1D0A">
        <w:t xml:space="preserve"> and to what extent the combination of raking and </w:t>
      </w:r>
      <w:r w:rsidR="004F6408">
        <w:t>SCN</w:t>
      </w:r>
      <w:r w:rsidR="004D1D0A">
        <w:t xml:space="preserve"> </w:t>
      </w:r>
      <w:r w:rsidR="005A6781">
        <w:t>can improve the accuracy of the normed scores</w:t>
      </w:r>
      <w:r w:rsidR="00E850D0">
        <w:t xml:space="preserve"> even further</w:t>
      </w:r>
      <w:r w:rsidR="005A6781">
        <w:t>.</w:t>
      </w:r>
    </w:p>
    <w:p w14:paraId="0BB9F1A5" w14:textId="77777777" w:rsidR="0011645B" w:rsidRPr="00620CA6" w:rsidRDefault="0011645B" w:rsidP="00151BDD">
      <w:pPr>
        <w:pStyle w:val="Heading2"/>
      </w:pPr>
      <w:r>
        <w:t>Focus and rationale of research in</w:t>
      </w:r>
      <w:r w:rsidRPr="00620CA6">
        <w:t xml:space="preserve"> this simulation study</w:t>
      </w:r>
    </w:p>
    <w:p w14:paraId="775247F3" w14:textId="4FCCE683" w:rsidR="00B15238" w:rsidRDefault="00B15238" w:rsidP="00B15238">
      <w:r>
        <w:t>In summary</w:t>
      </w:r>
      <w:r w:rsidRPr="001754D5">
        <w:t xml:space="preserve">, </w:t>
      </w:r>
      <w:r>
        <w:t xml:space="preserve">to </w:t>
      </w:r>
      <w:r w:rsidR="0017341D">
        <w:t xml:space="preserve">counter the effects of </w:t>
      </w:r>
      <w:r w:rsidR="00716192">
        <w:t>non-representative</w:t>
      </w:r>
      <w:r w:rsidR="0017341D">
        <w:t xml:space="preserve"> </w:t>
      </w:r>
      <w:r w:rsidRPr="001754D5">
        <w:t>norm sample</w:t>
      </w:r>
      <w:r w:rsidR="0017341D">
        <w:t xml:space="preserve">s </w:t>
      </w:r>
      <w:r w:rsidR="00E23E27">
        <w:t xml:space="preserve">ex </w:t>
      </w:r>
      <w:r w:rsidR="0017341D">
        <w:t>post</w:t>
      </w:r>
      <w:r w:rsidR="00E23E27">
        <w:t>,</w:t>
      </w:r>
      <w:r w:rsidRPr="001754D5">
        <w:t xml:space="preserve"> </w:t>
      </w:r>
      <w:r w:rsidR="00934A3C">
        <w:t xml:space="preserve">raking and </w:t>
      </w:r>
      <w:r w:rsidR="008F7226">
        <w:t>SCN</w:t>
      </w:r>
      <w:r w:rsidR="00934A3C">
        <w:t xml:space="preserve"> </w:t>
      </w:r>
      <w:r w:rsidR="00E011CF">
        <w:t>c</w:t>
      </w:r>
      <w:r w:rsidR="00E23E27">
        <w:t>ould</w:t>
      </w:r>
      <w:r>
        <w:t xml:space="preserve"> be applied </w:t>
      </w:r>
      <w:r w:rsidR="00E011CF">
        <w:t xml:space="preserve">either individually or in combination. </w:t>
      </w:r>
      <w:r w:rsidR="00934A3C" w:rsidRPr="00934A3C">
        <w:t xml:space="preserve">However, to date, no research has investigated whether </w:t>
      </w:r>
      <w:r w:rsidR="008F7226">
        <w:t>the combination of both</w:t>
      </w:r>
      <w:r w:rsidR="00934A3C" w:rsidRPr="00934A3C">
        <w:t xml:space="preserve"> methods </w:t>
      </w:r>
      <w:r w:rsidR="008F7226">
        <w:t xml:space="preserve">(in the following referred to as </w:t>
      </w:r>
      <w:r w:rsidR="008F7226" w:rsidRPr="008F7226">
        <w:rPr>
          <w:i/>
          <w:iCs/>
        </w:rPr>
        <w:t>weighted continuous norming</w:t>
      </w:r>
      <w:r w:rsidR="008F7226">
        <w:t xml:space="preserve"> WCN) </w:t>
      </w:r>
      <w:r w:rsidR="00934A3C" w:rsidRPr="00934A3C">
        <w:t xml:space="preserve">further improves </w:t>
      </w:r>
      <w:r w:rsidR="00934A3C">
        <w:t>the accuracy of the normed scores</w:t>
      </w:r>
      <w:r w:rsidR="00E23E27">
        <w:t xml:space="preserve"> as compared to </w:t>
      </w:r>
      <w:r w:rsidR="008F7226">
        <w:t xml:space="preserve">SCN </w:t>
      </w:r>
      <w:r w:rsidR="00E23E27">
        <w:t>alone</w:t>
      </w:r>
      <w:r w:rsidR="00934A3C" w:rsidRPr="00934A3C">
        <w:t>.</w:t>
      </w:r>
      <w:r>
        <w:t xml:space="preserve"> </w:t>
      </w:r>
      <w:r w:rsidR="003A3690" w:rsidRPr="003A3690">
        <w:t xml:space="preserve">In the best case, </w:t>
      </w:r>
      <w:r w:rsidR="008F7226">
        <w:t>WCN</w:t>
      </w:r>
      <w:r w:rsidR="003A3690">
        <w:t xml:space="preserve"> could</w:t>
      </w:r>
      <w:r w:rsidR="003A3690" w:rsidRPr="003A3690">
        <w:t xml:space="preserve"> lea</w:t>
      </w:r>
      <w:r w:rsidR="003A3690">
        <w:t>d</w:t>
      </w:r>
      <w:r w:rsidR="003A3690" w:rsidRPr="003A3690">
        <w:t xml:space="preserve"> to a further reduction of the </w:t>
      </w:r>
      <w:r w:rsidR="003A3690">
        <w:t>norming error</w:t>
      </w:r>
      <w:r w:rsidR="003A3690" w:rsidRPr="003A3690">
        <w:t xml:space="preserve">, but in the worst case, unforeseen </w:t>
      </w:r>
      <w:r w:rsidR="00E23E27">
        <w:t xml:space="preserve">effects of raking or even </w:t>
      </w:r>
      <w:r w:rsidR="003A3690" w:rsidRPr="003A3690">
        <w:t xml:space="preserve">interactions </w:t>
      </w:r>
      <w:r w:rsidR="00E23E27">
        <w:t xml:space="preserve">of both methods </w:t>
      </w:r>
      <w:r w:rsidR="003A3690" w:rsidRPr="003A3690">
        <w:t xml:space="preserve">could occur, which </w:t>
      </w:r>
      <w:r w:rsidR="003A3690">
        <w:t>might</w:t>
      </w:r>
      <w:r w:rsidR="003A3690" w:rsidRPr="003A3690">
        <w:t xml:space="preserve"> even deteriorate the quality of the </w:t>
      </w:r>
      <w:r w:rsidR="003A3690">
        <w:t>normed scores</w:t>
      </w:r>
      <w:r w:rsidR="00314B85">
        <w:t xml:space="preserve"> at least under some conditions or for some performance ranges</w:t>
      </w:r>
      <w:r>
        <w:t xml:space="preserve">. </w:t>
      </w:r>
      <w:r w:rsidRPr="00DE3409">
        <w:t xml:space="preserve">Our </w:t>
      </w:r>
      <w:r>
        <w:t xml:space="preserve">overall </w:t>
      </w:r>
      <w:r w:rsidRPr="00DE3409">
        <w:t xml:space="preserve">goal, therefore, was to </w:t>
      </w:r>
      <w:r>
        <w:t xml:space="preserve">evaluate the potentials and the limits of raking when </w:t>
      </w:r>
      <w:r w:rsidR="00B01A03">
        <w:t xml:space="preserve">applied in addition to an established norming method, in this case, </w:t>
      </w:r>
      <w:r w:rsidR="008F7226">
        <w:t>SCN</w:t>
      </w:r>
      <w:r>
        <w:t xml:space="preserve"> </w:t>
      </w:r>
      <w:r w:rsidR="00B01A03">
        <w:t xml:space="preserve">as implemented in the </w:t>
      </w:r>
      <w:proofErr w:type="spellStart"/>
      <w:r w:rsidR="00B01A03">
        <w:t>cNORM</w:t>
      </w:r>
      <w:proofErr w:type="spellEnd"/>
      <w:r w:rsidR="00B01A03">
        <w:t xml:space="preserve"> package on R (</w:t>
      </w:r>
      <w:r w:rsidR="00D547F0">
        <w:t>A</w:t>
      </w:r>
      <w:r w:rsidR="00B01A03" w:rsidRPr="002A444E">
        <w:t>. Lenhard et al., 2018)</w:t>
      </w:r>
      <w:r>
        <w:t>. To this end, we simulated</w:t>
      </w:r>
      <w:r w:rsidRPr="00987757">
        <w:t xml:space="preserve"> the norm</w:t>
      </w:r>
      <w:r>
        <w:t>ing procedure</w:t>
      </w:r>
      <w:r w:rsidRPr="00987757">
        <w:t xml:space="preserve"> of a typical cognitive variable</w:t>
      </w:r>
      <w:r>
        <w:t xml:space="preserve"> that evolves across age. Furthermore, we modeled the effects of three different</w:t>
      </w:r>
      <w:r w:rsidRPr="00987757">
        <w:t xml:space="preserve"> </w:t>
      </w:r>
      <w:r>
        <w:t xml:space="preserve">confounding </w:t>
      </w:r>
      <w:r w:rsidRPr="00987757">
        <w:lastRenderedPageBreak/>
        <w:t xml:space="preserve">variables </w:t>
      </w:r>
      <w:r>
        <w:t xml:space="preserve">on the cognitive variable, thereby </w:t>
      </w:r>
      <w:r w:rsidR="00744216">
        <w:t>exploiting</w:t>
      </w:r>
      <w:r>
        <w:t xml:space="preserve"> the effect sizes of real confounding variables such as parental education, ethnicity</w:t>
      </w:r>
      <w:r w:rsidR="008816CD">
        <w:t>,</w:t>
      </w:r>
      <w:r>
        <w:t xml:space="preserve"> or region.</w:t>
      </w:r>
    </w:p>
    <w:p w14:paraId="2A9F1F14" w14:textId="6CF230CE" w:rsidR="00B15238" w:rsidRDefault="00D547F0" w:rsidP="00B15238">
      <w:r>
        <w:t xml:space="preserve">To be able to study the effects of </w:t>
      </w:r>
      <w:r w:rsidR="008F7226">
        <w:t>WCN</w:t>
      </w:r>
      <w:r>
        <w:t xml:space="preserve"> under different conditions and with different degrees of representativeness, </w:t>
      </w:r>
      <w:r w:rsidR="00B15238" w:rsidRPr="00ED7033">
        <w:t xml:space="preserve">we </w:t>
      </w:r>
      <w:r w:rsidR="00B15238">
        <w:t xml:space="preserve">mimicked </w:t>
      </w:r>
      <w:commentRangeStart w:id="58"/>
      <w:r w:rsidR="00B15238">
        <w:t>six different sampling scenarios, each with the same sample size.</w:t>
      </w:r>
      <w:commentRangeEnd w:id="58"/>
      <w:r w:rsidR="006A3780">
        <w:rPr>
          <w:rStyle w:val="CommentReference"/>
        </w:rPr>
        <w:commentReference w:id="58"/>
      </w:r>
      <w:r w:rsidR="00B15238">
        <w:t xml:space="preserve"> </w:t>
      </w:r>
      <w:r w:rsidR="00B15238" w:rsidRPr="0015228A">
        <w:t xml:space="preserve">The first scenario served as a control condition with </w:t>
      </w:r>
      <w:r w:rsidR="00B15238">
        <w:t xml:space="preserve">complete </w:t>
      </w:r>
      <w:r w:rsidR="00B15238" w:rsidRPr="0015228A">
        <w:t>random sampl</w:t>
      </w:r>
      <w:r w:rsidR="00B15238">
        <w:t>ing</w:t>
      </w:r>
      <w:r w:rsidR="00B15238" w:rsidRPr="0015228A">
        <w:t xml:space="preserve">, </w:t>
      </w:r>
      <w:r w:rsidR="00B15238">
        <w:t>that is</w:t>
      </w:r>
      <w:r w:rsidR="00B15238" w:rsidRPr="0015228A">
        <w:t xml:space="preserve">, with minor deviations from representativeness resulting </w:t>
      </w:r>
      <w:r w:rsidR="00B15238">
        <w:t xml:space="preserve">only from the </w:t>
      </w:r>
      <w:r w:rsidR="002A4ADC">
        <w:t xml:space="preserve">random </w:t>
      </w:r>
      <w:r w:rsidR="00B15238">
        <w:t xml:space="preserve">sampling process with </w:t>
      </w:r>
      <w:r w:rsidR="00B15238" w:rsidRPr="0015228A">
        <w:t>limited sample size.</w:t>
      </w:r>
      <w:r w:rsidR="00B15238">
        <w:t xml:space="preserve"> In the </w:t>
      </w:r>
      <w:r w:rsidR="009F79A9">
        <w:t>second</w:t>
      </w:r>
      <w:r w:rsidR="00B15238">
        <w:t xml:space="preserve"> condition, </w:t>
      </w:r>
      <w:r w:rsidR="002A4ADC">
        <w:t xml:space="preserve">because of misrepresentation of the </w:t>
      </w:r>
      <w:r w:rsidR="00AC37C1">
        <w:t>SV</w:t>
      </w:r>
      <w:r w:rsidR="002A4ADC">
        <w:t xml:space="preserve"> with the largest effect, </w:t>
      </w:r>
      <w:r w:rsidR="00B15238">
        <w:t>there was a</w:t>
      </w:r>
      <w:r w:rsidR="009F79A9">
        <w:t xml:space="preserve"> moderate</w:t>
      </w:r>
      <w:r w:rsidR="00B15238">
        <w:t xml:space="preserve"> </w:t>
      </w:r>
      <w:r w:rsidR="009F79A9">
        <w:t>under</w:t>
      </w:r>
      <w:r w:rsidR="00B15238">
        <w:t>representation of individuals with above-average performance</w:t>
      </w:r>
      <w:r w:rsidR="009F79A9">
        <w:t xml:space="preserve"> but overrepresentation of individuals with </w:t>
      </w:r>
      <w:r w:rsidR="002A4ADC">
        <w:t>below</w:t>
      </w:r>
      <w:r w:rsidR="009F79A9">
        <w:t>-average performance</w:t>
      </w:r>
      <w:r w:rsidR="00B15238">
        <w:t xml:space="preserve">, leading to altered means </w:t>
      </w:r>
      <w:r w:rsidR="00441C92">
        <w:t xml:space="preserve">and variances </w:t>
      </w:r>
      <w:r w:rsidR="00B15238">
        <w:t xml:space="preserve">of the raw score distributions </w:t>
      </w:r>
      <w:r w:rsidR="00441C92">
        <w:t xml:space="preserve">at every single age </w:t>
      </w:r>
      <w:r w:rsidR="00D5196D">
        <w:t>level</w:t>
      </w:r>
      <w:r w:rsidR="00B15238">
        <w:t xml:space="preserve">. </w:t>
      </w:r>
      <w:r w:rsidR="00441C92">
        <w:t>The pattern in the third condition equaled condition two except that the deviations from representativeness were</w:t>
      </w:r>
      <w:r w:rsidR="002A4ADC">
        <w:t xml:space="preserve"> considerably</w:t>
      </w:r>
      <w:r w:rsidR="00441C92">
        <w:t xml:space="preserve"> larger this time. This way, we were able to investigate </w:t>
      </w:r>
      <w:r w:rsidR="00655EEA">
        <w:t xml:space="preserve">the </w:t>
      </w:r>
      <w:r w:rsidR="00441C92">
        <w:t xml:space="preserve">effects of </w:t>
      </w:r>
      <w:r w:rsidR="00A96768">
        <w:t>WCN</w:t>
      </w:r>
      <w:r w:rsidR="00441C92">
        <w:t xml:space="preserve"> </w:t>
      </w:r>
      <w:r w:rsidR="00C4180A">
        <w:t>depending on</w:t>
      </w:r>
      <w:r w:rsidR="00655EEA">
        <w:t xml:space="preserve"> t</w:t>
      </w:r>
      <w:r w:rsidR="00441C92">
        <w:t xml:space="preserve">he degree of representativeness. </w:t>
      </w:r>
      <w:r w:rsidR="00B15238">
        <w:t xml:space="preserve">In the fourth condition, both individuals with above-average performance and below-average performance were </w:t>
      </w:r>
      <w:r w:rsidR="00655EEA">
        <w:t>under</w:t>
      </w:r>
      <w:r w:rsidR="00B15238">
        <w:t xml:space="preserve">represented across all age groups, resulting in </w:t>
      </w:r>
      <w:r w:rsidR="00655EEA">
        <w:t>unbiased</w:t>
      </w:r>
      <w:r w:rsidR="00B15238">
        <w:t xml:space="preserve"> means </w:t>
      </w:r>
      <w:r w:rsidR="002652CF">
        <w:t>but slightly altered</w:t>
      </w:r>
      <w:r w:rsidR="00B15238">
        <w:t xml:space="preserve"> variances</w:t>
      </w:r>
      <w:r w:rsidR="001365EB">
        <w:t xml:space="preserve"> at each age level</w:t>
      </w:r>
      <w:r w:rsidR="00B15238">
        <w:t>.</w:t>
      </w:r>
      <w:r w:rsidR="002652CF">
        <w:t xml:space="preserve"> </w:t>
      </w:r>
      <w:r w:rsidR="00A95306">
        <w:t xml:space="preserve">This condition was of interest, because we assumed that weighting would </w:t>
      </w:r>
      <w:r w:rsidR="001365EB">
        <w:t>be specifically problematic if the tails of the distributions were underrepresented.</w:t>
      </w:r>
      <w:r w:rsidR="00B15238">
        <w:t xml:space="preserve"> In the fifth condition, the random sampling was manipulated such that the marginal </w:t>
      </w:r>
      <w:r w:rsidR="00F43762">
        <w:t>probabilities</w:t>
      </w:r>
      <w:r w:rsidR="008F2422">
        <w:t xml:space="preserve"> of all </w:t>
      </w:r>
      <w:r w:rsidR="00AC37C1">
        <w:t>SV</w:t>
      </w:r>
      <w:r w:rsidR="008F2422">
        <w:t>s</w:t>
      </w:r>
      <w:r w:rsidR="00B15238">
        <w:t xml:space="preserve"> on average matched the </w:t>
      </w:r>
      <w:r w:rsidR="002E24DF">
        <w:t>reference population</w:t>
      </w:r>
      <w:r w:rsidR="00B15238">
        <w:t xml:space="preserve">, but the joint </w:t>
      </w:r>
      <w:r w:rsidR="008F2422">
        <w:t xml:space="preserve">probabilities, i.e., the proportions of the overall 27 cross-classifications of the </w:t>
      </w:r>
      <w:r w:rsidR="00AC37C1">
        <w:t>SV</w:t>
      </w:r>
      <w:r w:rsidR="008F2422">
        <w:t>s,</w:t>
      </w:r>
      <w:r w:rsidR="00B15238">
        <w:t xml:space="preserve"> did not. In this specific condition, </w:t>
      </w:r>
      <w:r w:rsidR="008F2422">
        <w:t xml:space="preserve">as in condition four, </w:t>
      </w:r>
      <w:r w:rsidR="00B15238">
        <w:t xml:space="preserve">the means </w:t>
      </w:r>
      <w:r w:rsidR="009E0998">
        <w:t xml:space="preserve">on average </w:t>
      </w:r>
      <w:r w:rsidR="008640E7">
        <w:t>match</w:t>
      </w:r>
      <w:r w:rsidR="00B15238">
        <w:t xml:space="preserve">ed the </w:t>
      </w:r>
      <w:r w:rsidR="002E24DF">
        <w:t>reference population</w:t>
      </w:r>
      <w:r w:rsidR="00B15238">
        <w:t xml:space="preserve">, but the variances </w:t>
      </w:r>
      <w:r w:rsidR="009E0998">
        <w:t>did not</w:t>
      </w:r>
      <w:r w:rsidR="00B15238">
        <w:t>.</w:t>
      </w:r>
      <w:r w:rsidR="000F6CB9">
        <w:t xml:space="preserve"> In contrast to condition four, however, not only subgroups </w:t>
      </w:r>
      <w:r w:rsidR="00D34638">
        <w:t xml:space="preserve">at the tails of the distributions </w:t>
      </w:r>
      <w:r w:rsidR="000F6CB9">
        <w:t>were underrepresented.</w:t>
      </w:r>
      <w:r w:rsidR="00C57802">
        <w:t xml:space="preserve"> </w:t>
      </w:r>
      <w:r w:rsidR="008F2422">
        <w:t xml:space="preserve">Instead, there </w:t>
      </w:r>
      <w:r w:rsidR="00F43762" w:rsidRPr="00F43762">
        <w:t>was a</w:t>
      </w:r>
      <w:r w:rsidR="00AD45AA">
        <w:t xml:space="preserve"> continuously </w:t>
      </w:r>
      <w:r w:rsidR="00F43762" w:rsidRPr="00F43762">
        <w:t xml:space="preserve">alternating over- and underrepresentation of the 27 subgroups. </w:t>
      </w:r>
      <w:r w:rsidR="00B15238">
        <w:t xml:space="preserve">And finally, in the sixth condition we modeled clustered sampling. </w:t>
      </w:r>
      <w:r w:rsidR="00B15238" w:rsidRPr="00E72349">
        <w:t xml:space="preserve">In </w:t>
      </w:r>
      <w:r w:rsidR="00B15238" w:rsidRPr="00E72349">
        <w:lastRenderedPageBreak/>
        <w:t xml:space="preserve">this condition, both the marginal and joint </w:t>
      </w:r>
      <w:r w:rsidR="00AD45AA">
        <w:t>probabilities</w:t>
      </w:r>
      <w:r w:rsidR="00B15238" w:rsidRPr="00E72349">
        <w:t xml:space="preserve"> </w:t>
      </w:r>
      <w:r w:rsidR="00A96768">
        <w:t>approximated</w:t>
      </w:r>
      <w:r w:rsidR="00B15238" w:rsidRPr="00E72349">
        <w:t xml:space="preserve"> the </w:t>
      </w:r>
      <w:r w:rsidR="002E24DF">
        <w:t>reference population</w:t>
      </w:r>
      <w:r w:rsidR="00B15238" w:rsidRPr="00E72349">
        <w:t>, but only when averaged across all age cohorts.</w:t>
      </w:r>
      <w:r w:rsidR="00B15238">
        <w:t xml:space="preserve"> For each individual cohort, though, two thirds of the </w:t>
      </w:r>
      <w:r w:rsidR="00666644">
        <w:t xml:space="preserve">cross-classification </w:t>
      </w:r>
      <w:r w:rsidR="00B15238">
        <w:t xml:space="preserve">cells were set to zero. </w:t>
      </w:r>
      <w:r w:rsidR="00C57802">
        <w:t>Note that in condition</w:t>
      </w:r>
      <w:r w:rsidR="00AD45AA">
        <w:t>s</w:t>
      </w:r>
      <w:r w:rsidR="00C57802">
        <w:t xml:space="preserve"> five and six, raking </w:t>
      </w:r>
      <w:r w:rsidR="00AD45AA">
        <w:t>was supposed to</w:t>
      </w:r>
      <w:r w:rsidR="00AD45AA" w:rsidRPr="00AD45AA">
        <w:t xml:space="preserve"> barely contribute to </w:t>
      </w:r>
      <w:r w:rsidR="00AD45AA">
        <w:t>compensat</w:t>
      </w:r>
      <w:r w:rsidR="001633D7">
        <w:t>ing</w:t>
      </w:r>
      <w:r w:rsidR="00AD45AA">
        <w:t xml:space="preserve"> for</w:t>
      </w:r>
      <w:r w:rsidR="00AD45AA" w:rsidRPr="00AD45AA">
        <w:t xml:space="preserve"> the lack of representativeness</w:t>
      </w:r>
      <w:r w:rsidR="00C57802">
        <w:t xml:space="preserve">, because the marginal probabilities of every single </w:t>
      </w:r>
      <w:r w:rsidR="00AC37C1">
        <w:t>SV</w:t>
      </w:r>
      <w:r w:rsidR="00C57802">
        <w:t xml:space="preserve"> were unbiased in these cases.</w:t>
      </w:r>
    </w:p>
    <w:p w14:paraId="70BC79C5" w14:textId="61FF7021" w:rsidR="00C40A5D" w:rsidRDefault="00C40A5D" w:rsidP="00C40A5D">
      <w:r>
        <w:t>Our pre-registered hypotheses about the outcomes of our simulation study were as follows:</w:t>
      </w:r>
    </w:p>
    <w:p w14:paraId="09987EE5" w14:textId="4DE22456" w:rsidR="00C40A5D" w:rsidRDefault="00C40A5D" w:rsidP="00C40A5D">
      <w:r>
        <w:t xml:space="preserve">1. Overall, we expected that WCN would </w:t>
      </w:r>
      <w:r w:rsidRPr="00266D9E">
        <w:t xml:space="preserve">lead to less </w:t>
      </w:r>
      <w:commentRangeStart w:id="59"/>
      <w:r w:rsidRPr="00266D9E">
        <w:t xml:space="preserve">biased estimates of the norm scores in terms of </w:t>
      </w:r>
      <w:r>
        <w:t>root mean square error (</w:t>
      </w:r>
      <w:r w:rsidRPr="0096623C">
        <w:rPr>
          <w:i/>
          <w:iCs/>
        </w:rPr>
        <w:t>RMSE</w:t>
      </w:r>
      <w:r>
        <w:t>) and mean signed difference (</w:t>
      </w:r>
      <w:r w:rsidRPr="0096623C">
        <w:rPr>
          <w:i/>
          <w:iCs/>
        </w:rPr>
        <w:t>MSD</w:t>
      </w:r>
      <w:r>
        <w:t>)</w:t>
      </w:r>
      <w:r w:rsidR="00E654A4">
        <w:t xml:space="preserve"> </w:t>
      </w:r>
      <w:commentRangeEnd w:id="59"/>
      <w:r w:rsidR="008A1B48">
        <w:rPr>
          <w:rStyle w:val="CommentReference"/>
        </w:rPr>
        <w:commentReference w:id="59"/>
      </w:r>
      <w:r w:rsidR="00E654A4">
        <w:t>as compared to SCN</w:t>
      </w:r>
      <w:r w:rsidRPr="00266D9E">
        <w:t>, hence improving</w:t>
      </w:r>
      <w:r>
        <w:t xml:space="preserve"> the test norms</w:t>
      </w:r>
      <w:r w:rsidRPr="00266D9E">
        <w:t>.</w:t>
      </w:r>
      <w:r>
        <w:t xml:space="preserve"> </w:t>
      </w:r>
    </w:p>
    <w:p w14:paraId="1451E248" w14:textId="5C0624F2" w:rsidR="00C40A5D" w:rsidRPr="00266D9E" w:rsidRDefault="00A70236" w:rsidP="00C40A5D">
      <w:r>
        <w:t>2</w:t>
      </w:r>
      <w:r w:rsidR="00C40A5D" w:rsidRPr="00266D9E">
        <w:t xml:space="preserve">. </w:t>
      </w:r>
      <w:r w:rsidR="00C40A5D">
        <w:t xml:space="preserve">We expected to find an </w:t>
      </w:r>
      <w:r w:rsidR="00C40A5D" w:rsidRPr="00266D9E">
        <w:t xml:space="preserve">interaction between the </w:t>
      </w:r>
      <w:r w:rsidR="00C40A5D">
        <w:t xml:space="preserve">representativeness of the norm sample </w:t>
      </w:r>
      <w:r w:rsidR="00C40A5D" w:rsidRPr="00266D9E">
        <w:t xml:space="preserve">and the effectiveness of weighting. </w:t>
      </w:r>
      <w:r w:rsidR="00C40A5D">
        <w:t xml:space="preserve">Specifically, we did not expect WCN to </w:t>
      </w:r>
      <w:proofErr w:type="gramStart"/>
      <w:r w:rsidR="00C40A5D" w:rsidRPr="00266D9E">
        <w:t>completely eliminate</w:t>
      </w:r>
      <w:proofErr w:type="gramEnd"/>
      <w:r w:rsidR="00C40A5D" w:rsidRPr="00266D9E">
        <w:t xml:space="preserve"> </w:t>
      </w:r>
      <w:r w:rsidR="00C40A5D">
        <w:t>the lack of representativeness of the norm sample</w:t>
      </w:r>
      <w:r w:rsidR="00C40A5D" w:rsidRPr="00266D9E">
        <w:t>.</w:t>
      </w:r>
      <w:r w:rsidR="00C40A5D">
        <w:t xml:space="preserve"> </w:t>
      </w:r>
      <w:bookmarkStart w:id="60" w:name="_Hlk100505615"/>
      <w:r w:rsidR="00C40A5D">
        <w:t xml:space="preserve">Therefore, the norming error was supposed to increase with the bias of the norm sample, but </w:t>
      </w:r>
      <w:r w:rsidR="00C40A5D" w:rsidRPr="00266D9E">
        <w:t>to a lesser extend</w:t>
      </w:r>
      <w:r w:rsidR="00C40A5D">
        <w:t xml:space="preserve"> with WCN as compared to SCN</w:t>
      </w:r>
      <w:r w:rsidR="00C40A5D" w:rsidRPr="00266D9E">
        <w:t>.</w:t>
      </w:r>
      <w:bookmarkEnd w:id="60"/>
    </w:p>
    <w:p w14:paraId="24629862" w14:textId="091BADDF" w:rsidR="00C40A5D" w:rsidRDefault="0000313F" w:rsidP="00C40A5D">
      <w:r>
        <w:t>3</w:t>
      </w:r>
      <w:r w:rsidR="00C40A5D" w:rsidRPr="00266D9E">
        <w:t xml:space="preserve">. </w:t>
      </w:r>
      <w:r w:rsidR="00A70236">
        <w:t>W</w:t>
      </w:r>
      <w:r w:rsidR="00C40A5D">
        <w:t xml:space="preserve">e expected to find </w:t>
      </w:r>
      <w:r w:rsidR="00C40A5D" w:rsidRPr="00266D9E">
        <w:t xml:space="preserve">an interaction between </w:t>
      </w:r>
      <w:r w:rsidR="00C40A5D">
        <w:t xml:space="preserve">the </w:t>
      </w:r>
      <w:r w:rsidR="00C40A5D" w:rsidRPr="00266D9E">
        <w:t xml:space="preserve">effectiveness of weighting </w:t>
      </w:r>
      <w:r w:rsidR="00C40A5D">
        <w:t>and the estimated person location</w:t>
      </w:r>
      <w:r w:rsidR="002B5C8B">
        <w:t xml:space="preserve"> (as expressed in normed scores)</w:t>
      </w:r>
      <w:r w:rsidR="00C40A5D">
        <w:t xml:space="preserve">, </w:t>
      </w:r>
      <w:r w:rsidR="00C40A5D" w:rsidRPr="00266D9E">
        <w:t xml:space="preserve">with </w:t>
      </w:r>
      <w:r w:rsidR="00C40A5D">
        <w:t xml:space="preserve">WCN </w:t>
      </w:r>
      <w:r w:rsidR="00C40A5D" w:rsidRPr="00266D9E">
        <w:t xml:space="preserve">being less effective </w:t>
      </w:r>
      <w:r w:rsidR="00EF4005">
        <w:t>at</w:t>
      </w:r>
      <w:r w:rsidR="00C40A5D" w:rsidRPr="00266D9E">
        <w:t xml:space="preserve"> the tails of the distribution</w:t>
      </w:r>
      <w:r w:rsidR="00A70236">
        <w:t>s</w:t>
      </w:r>
      <w:r w:rsidR="00C40A5D" w:rsidRPr="00266D9E">
        <w:t>.</w:t>
      </w:r>
    </w:p>
    <w:p w14:paraId="757CB23A" w14:textId="7B1E8232" w:rsidR="00C40A5D" w:rsidRDefault="00C40A5D" w:rsidP="00C40A5D">
      <w:commentRangeStart w:id="61"/>
      <w:r w:rsidRPr="00337373">
        <w:t xml:space="preserve">In addition, we </w:t>
      </w:r>
      <w:r w:rsidR="005133D3">
        <w:t>assumed that</w:t>
      </w:r>
      <w:r w:rsidRPr="00337373">
        <w:t xml:space="preserve"> </w:t>
      </w:r>
      <w:r w:rsidR="005133D3">
        <w:t>WCN would not be equally efficient</w:t>
      </w:r>
      <w:r w:rsidRPr="00337373">
        <w:t xml:space="preserve"> under </w:t>
      </w:r>
      <w:r w:rsidR="005133D3">
        <w:t xml:space="preserve">conditions </w:t>
      </w:r>
      <w:r w:rsidR="004C4F7F">
        <w:t>three, four, five and six</w:t>
      </w:r>
      <w:r w:rsidR="00A70236">
        <w:t xml:space="preserve">, but </w:t>
      </w:r>
      <w:r w:rsidR="004C4F7F">
        <w:t xml:space="preserve">we </w:t>
      </w:r>
      <w:r w:rsidRPr="00337373">
        <w:t>had no clear expectations about the direction of the</w:t>
      </w:r>
      <w:r>
        <w:t>se</w:t>
      </w:r>
      <w:r w:rsidRPr="00337373">
        <w:t xml:space="preserve"> effects. For example, we assumed that raking would </w:t>
      </w:r>
      <w:r w:rsidR="004C4F7F">
        <w:t xml:space="preserve">not work under </w:t>
      </w:r>
      <w:r w:rsidRPr="00337373">
        <w:t xml:space="preserve">condition </w:t>
      </w:r>
      <w:r w:rsidR="004C4F7F">
        <w:t>six</w:t>
      </w:r>
      <w:r w:rsidRPr="00337373">
        <w:t xml:space="preserve">, but that </w:t>
      </w:r>
      <w:r w:rsidR="004C4F7F">
        <w:t>SCN would</w:t>
      </w:r>
      <w:r w:rsidRPr="00337373">
        <w:t xml:space="preserve"> compensate for all or </w:t>
      </w:r>
      <w:r>
        <w:t xml:space="preserve">at least </w:t>
      </w:r>
      <w:r w:rsidRPr="00337373">
        <w:t xml:space="preserve">part of this </w:t>
      </w:r>
      <w:r>
        <w:t>shortcoming</w:t>
      </w:r>
      <w:r w:rsidRPr="00337373">
        <w:t>.</w:t>
      </w:r>
      <w:r>
        <w:t xml:space="preserve"> </w:t>
      </w:r>
      <w:r w:rsidRPr="00966335">
        <w:t xml:space="preserve">Therefore, we can only provide post-hoc explanations for the observed effects, which will be elaborated </w:t>
      </w:r>
      <w:r>
        <w:t xml:space="preserve">on </w:t>
      </w:r>
      <w:r w:rsidRPr="00966335">
        <w:t>in the discussion section.</w:t>
      </w:r>
      <w:commentRangeEnd w:id="61"/>
      <w:r w:rsidR="005A5AA2">
        <w:rPr>
          <w:rStyle w:val="CommentReference"/>
        </w:rPr>
        <w:commentReference w:id="61"/>
      </w:r>
    </w:p>
    <w:p w14:paraId="5AFA29B3" w14:textId="612FA8C6" w:rsidR="00B42536" w:rsidRPr="00064C78" w:rsidRDefault="00B42536" w:rsidP="001F43BF">
      <w:pPr>
        <w:pStyle w:val="Heading1"/>
      </w:pPr>
      <w:r>
        <w:lastRenderedPageBreak/>
        <w:t>Methods</w:t>
      </w:r>
    </w:p>
    <w:p w14:paraId="4A1E9EAE" w14:textId="303FA3B1" w:rsidR="00B42536" w:rsidRDefault="00B42536" w:rsidP="001F43BF">
      <w:pPr>
        <w:pStyle w:val="Heading2"/>
      </w:pPr>
      <w:r w:rsidRPr="00A207D0">
        <w:t>Data generation</w:t>
      </w:r>
    </w:p>
    <w:p w14:paraId="14777B45" w14:textId="3C1BF45D" w:rsidR="0029220F" w:rsidRPr="0029220F" w:rsidRDefault="0029220F" w:rsidP="0029220F">
      <w:pPr>
        <w:pStyle w:val="Heading3"/>
      </w:pPr>
      <w:r>
        <w:t>Overview</w:t>
      </w:r>
    </w:p>
    <w:p w14:paraId="6D30B57B" w14:textId="4FEFD1B5" w:rsidR="00B42536" w:rsidRDefault="00B42536" w:rsidP="00AD3F61">
      <w:r>
        <w:t xml:space="preserve">To assess the </w:t>
      </w:r>
      <w:r w:rsidR="00BC53B9">
        <w:t>efficiency of WCN</w:t>
      </w:r>
      <w:r>
        <w:t xml:space="preserve">, </w:t>
      </w:r>
      <w:r w:rsidR="00BC53B9">
        <w:t xml:space="preserve">we </w:t>
      </w:r>
      <w:r w:rsidR="008816CD">
        <w:t xml:space="preserve">(a) </w:t>
      </w:r>
      <w:r w:rsidR="00BC53B9">
        <w:t>first established a population</w:t>
      </w:r>
      <w:r>
        <w:t xml:space="preserve"> model describing the</w:t>
      </w:r>
      <w:r w:rsidR="008816CD">
        <w:t xml:space="preserve"> development and </w:t>
      </w:r>
      <w:del w:id="62" w:author="David Herzberg" w:date="2022-05-05T09:34:00Z">
        <w:r w:rsidDel="00EE439F">
          <w:delText xml:space="preserve"> </w:delText>
        </w:r>
      </w:del>
      <w:r w:rsidR="00CA28ED">
        <w:t xml:space="preserve">distribution of a </w:t>
      </w:r>
      <w:r w:rsidR="007A7A60">
        <w:t>typical</w:t>
      </w:r>
      <w:r w:rsidR="00CA28ED">
        <w:t xml:space="preserve"> cognitive ability</w:t>
      </w:r>
      <w:r w:rsidR="002E58D9">
        <w:t xml:space="preserve">, (b) drew norm samples with different biases and (c) </w:t>
      </w:r>
      <w:commentRangeStart w:id="63"/>
      <w:r w:rsidR="002E58D9">
        <w:t>applied the retrieved norm</w:t>
      </w:r>
      <w:r w:rsidR="00232003">
        <w:t>ed</w:t>
      </w:r>
      <w:r w:rsidR="002E58D9">
        <w:t xml:space="preserve"> scores to </w:t>
      </w:r>
      <w:r w:rsidR="00232003">
        <w:t xml:space="preserve">a </w:t>
      </w:r>
      <w:r w:rsidR="002E58D9">
        <w:t>large test dataset</w:t>
      </w:r>
      <w:commentRangeEnd w:id="63"/>
      <w:r w:rsidR="00CE3348">
        <w:rPr>
          <w:rStyle w:val="CommentReference"/>
        </w:rPr>
        <w:commentReference w:id="63"/>
      </w:r>
      <w:r w:rsidR="002E58D9">
        <w:t>. The distribution of the cognitive ability</w:t>
      </w:r>
      <w:r w:rsidR="00CA28ED">
        <w:t xml:space="preserve"> within a population </w:t>
      </w:r>
      <w:r w:rsidR="002E58D9">
        <w:t xml:space="preserve">was specified </w:t>
      </w:r>
      <w:r w:rsidR="00CA28ED">
        <w:t xml:space="preserve">as a function of </w:t>
      </w:r>
      <w:r>
        <w:t xml:space="preserve">age </w:t>
      </w:r>
      <w:r w:rsidR="00CA28ED">
        <w:t>and</w:t>
      </w:r>
      <w:r>
        <w:t xml:space="preserve"> three fictious SVs</w:t>
      </w:r>
      <w:r w:rsidR="00461DA2">
        <w:t xml:space="preserve">, that is, </w:t>
      </w:r>
      <w:proofErr w:type="gramStart"/>
      <w:r w:rsidR="00461DA2">
        <w:t>each individual</w:t>
      </w:r>
      <w:proofErr w:type="gramEnd"/>
      <w:r w:rsidR="00461DA2">
        <w:t xml:space="preserve"> in this population was characterized by </w:t>
      </w:r>
      <w:r w:rsidR="000F1B94">
        <w:t xml:space="preserve">age, </w:t>
      </w:r>
      <w:r w:rsidR="00461DA2">
        <w:t>a certain level of cognitive ability and belonged to a</w:t>
      </w:r>
      <w:r w:rsidR="00461DA2" w:rsidRPr="00461DA2">
        <w:t xml:space="preserve"> particular </w:t>
      </w:r>
      <w:r w:rsidR="008D51AD">
        <w:t>stratum</w:t>
      </w:r>
      <w:r w:rsidR="00461DA2" w:rsidRPr="00461DA2">
        <w:t xml:space="preserve"> </w:t>
      </w:r>
      <w:r w:rsidR="009D452C">
        <w:t>spanned</w:t>
      </w:r>
      <w:r w:rsidR="00461DA2" w:rsidRPr="00461DA2">
        <w:t xml:space="preserve"> by </w:t>
      </w:r>
      <w:r w:rsidR="009D452C">
        <w:t xml:space="preserve">the cross-classification of </w:t>
      </w:r>
      <w:r w:rsidR="00461DA2" w:rsidRPr="00461DA2">
        <w:t xml:space="preserve">three </w:t>
      </w:r>
      <w:r w:rsidR="00AC37C1">
        <w:t>SV</w:t>
      </w:r>
      <w:r w:rsidR="00461DA2" w:rsidRPr="00461DA2">
        <w:t>s</w:t>
      </w:r>
      <w:r>
        <w:t xml:space="preserve">. </w:t>
      </w:r>
      <w:r w:rsidR="008269CE">
        <w:t xml:space="preserve">Because the </w:t>
      </w:r>
      <w:r w:rsidR="00F1365C">
        <w:t xml:space="preserve">complexity of the simulation </w:t>
      </w:r>
      <w:r w:rsidR="008269CE">
        <w:t>was relatively high already, we constrained the correlation between</w:t>
      </w:r>
      <w:r w:rsidR="00F1365C">
        <w:t xml:space="preserve"> the </w:t>
      </w:r>
      <w:r w:rsidR="008269CE">
        <w:t xml:space="preserve">different </w:t>
      </w:r>
      <w:r w:rsidR="00AC37C1">
        <w:t>SV</w:t>
      </w:r>
      <w:r w:rsidR="00F1365C">
        <w:t xml:space="preserve">s </w:t>
      </w:r>
      <w:r w:rsidR="008269CE">
        <w:t>to zero</w:t>
      </w:r>
      <w:r w:rsidR="00F1365C">
        <w:t xml:space="preserve">, that is, the joint probabilities matched the product of the marginal </w:t>
      </w:r>
      <w:r w:rsidR="001F72DB">
        <w:t>probabilities</w:t>
      </w:r>
      <w:r w:rsidR="008269CE">
        <w:t xml:space="preserve"> within the </w:t>
      </w:r>
      <w:r w:rsidR="002E24DF">
        <w:t>reference population</w:t>
      </w:r>
      <w:r w:rsidR="001F72DB">
        <w:t>.</w:t>
      </w:r>
      <w:r w:rsidR="00735080">
        <w:t xml:space="preserve"> </w:t>
      </w:r>
      <w:r w:rsidR="00005C9F" w:rsidRPr="00005C9F">
        <w:t xml:space="preserve">For </w:t>
      </w:r>
      <w:r w:rsidR="00005C9F">
        <w:t xml:space="preserve">sampling </w:t>
      </w:r>
      <w:r w:rsidR="00005C9F" w:rsidRPr="00005C9F">
        <w:t xml:space="preserve">condition 1, </w:t>
      </w:r>
      <w:r w:rsidR="000F1B94">
        <w:t xml:space="preserve">that is, unbiased sampling, </w:t>
      </w:r>
      <w:r w:rsidR="00005C9F" w:rsidRPr="00005C9F">
        <w:t xml:space="preserve">we </w:t>
      </w:r>
      <w:commentRangeStart w:id="64"/>
      <w:r w:rsidR="00005C9F">
        <w:t>compiled</w:t>
      </w:r>
      <w:r w:rsidR="00005C9F" w:rsidRPr="00005C9F">
        <w:t xml:space="preserve"> a </w:t>
      </w:r>
      <w:r w:rsidR="006F20AA">
        <w:t xml:space="preserve">population </w:t>
      </w:r>
      <w:r w:rsidR="00005C9F" w:rsidRPr="00005C9F">
        <w:t>sample</w:t>
      </w:r>
      <w:commentRangeEnd w:id="64"/>
      <w:r w:rsidR="001118AB">
        <w:rPr>
          <w:rStyle w:val="CommentReference"/>
        </w:rPr>
        <w:commentReference w:id="64"/>
      </w:r>
      <w:r w:rsidR="00005C9F" w:rsidRPr="00005C9F">
        <w:t xml:space="preserve"> that </w:t>
      </w:r>
      <w:commentRangeStart w:id="65"/>
      <w:r w:rsidR="00005C9F" w:rsidRPr="00005C9F">
        <w:t xml:space="preserve">exactly satisfied the population model </w:t>
      </w:r>
      <w:commentRangeEnd w:id="65"/>
      <w:r w:rsidR="00DD24BA">
        <w:rPr>
          <w:rStyle w:val="CommentReference"/>
        </w:rPr>
        <w:commentReference w:id="65"/>
      </w:r>
      <w:r w:rsidR="00005C9F" w:rsidRPr="00005C9F">
        <w:t xml:space="preserve">and from which </w:t>
      </w:r>
      <w:r w:rsidR="00D8091C">
        <w:t xml:space="preserve">random </w:t>
      </w:r>
      <w:r w:rsidR="00005C9F" w:rsidRPr="00005C9F">
        <w:t xml:space="preserve">norm samples of </w:t>
      </w:r>
      <w:r w:rsidR="00005C9F">
        <w:t xml:space="preserve">the </w:t>
      </w:r>
      <w:r w:rsidR="00005C9F" w:rsidRPr="00005C9F">
        <w:t xml:space="preserve">size </w:t>
      </w:r>
      <w:r w:rsidR="00005C9F" w:rsidRPr="00005C9F">
        <w:rPr>
          <w:i/>
          <w:iCs/>
        </w:rPr>
        <w:t>N</w:t>
      </w:r>
      <w:r w:rsidR="00005C9F" w:rsidRPr="00005C9F">
        <w:t xml:space="preserve"> = 600 (100 per cohort) were </w:t>
      </w:r>
      <w:commentRangeStart w:id="66"/>
      <w:r w:rsidR="00D8091C">
        <w:t>repeatedly</w:t>
      </w:r>
      <w:commentRangeEnd w:id="66"/>
      <w:r w:rsidR="005527B3">
        <w:rPr>
          <w:rStyle w:val="CommentReference"/>
        </w:rPr>
        <w:commentReference w:id="66"/>
      </w:r>
      <w:r w:rsidR="00CA0A64">
        <w:t xml:space="preserve"> </w:t>
      </w:r>
      <w:r w:rsidR="004912F3">
        <w:t xml:space="preserve">drawn </w:t>
      </w:r>
      <w:r w:rsidR="00005C9F">
        <w:t>to serve as a benchmark</w:t>
      </w:r>
      <w:r w:rsidR="004912F3">
        <w:t xml:space="preserve"> for all other conditions</w:t>
      </w:r>
      <w:r w:rsidR="00005C9F" w:rsidRPr="00005C9F">
        <w:t xml:space="preserve">. </w:t>
      </w:r>
      <w:r w:rsidR="003E2089">
        <w:t>For</w:t>
      </w:r>
      <w:r w:rsidR="00C804FD">
        <w:t xml:space="preserve"> the five</w:t>
      </w:r>
      <w:r w:rsidR="003E2089">
        <w:t xml:space="preserve"> </w:t>
      </w:r>
      <w:r w:rsidR="0034585B">
        <w:t xml:space="preserve">remaining </w:t>
      </w:r>
      <w:r w:rsidR="00061013">
        <w:t>sampling condition</w:t>
      </w:r>
      <w:r w:rsidR="00C804FD">
        <w:t>s</w:t>
      </w:r>
      <w:r w:rsidR="00061013">
        <w:t xml:space="preserve">, </w:t>
      </w:r>
      <w:r w:rsidR="00C804FD">
        <w:t xml:space="preserve">we also compiled </w:t>
      </w:r>
      <w:r w:rsidR="000F1B94">
        <w:t xml:space="preserve">large </w:t>
      </w:r>
      <w:r w:rsidR="006F20AA">
        <w:t xml:space="preserve">population </w:t>
      </w:r>
      <w:r w:rsidR="00C804FD">
        <w:t>samples</w:t>
      </w:r>
      <w:r w:rsidR="001F72DB">
        <w:t xml:space="preserve">, </w:t>
      </w:r>
      <w:r w:rsidR="006F20AA">
        <w:t xml:space="preserve">from which </w:t>
      </w:r>
      <w:r w:rsidR="009D452C">
        <w:t xml:space="preserve">random </w:t>
      </w:r>
      <w:r w:rsidR="009D452C" w:rsidRPr="00005C9F">
        <w:t xml:space="preserve">norm samples of </w:t>
      </w:r>
      <w:r w:rsidR="009D452C">
        <w:t xml:space="preserve">the </w:t>
      </w:r>
      <w:r w:rsidR="000F1B94">
        <w:t xml:space="preserve">same </w:t>
      </w:r>
      <w:r w:rsidR="009D452C" w:rsidRPr="00005C9F">
        <w:t xml:space="preserve">size </w:t>
      </w:r>
      <w:r w:rsidR="006F20AA" w:rsidRPr="00005C9F">
        <w:t xml:space="preserve">were </w:t>
      </w:r>
      <w:r w:rsidR="001D6879">
        <w:t>subsequently</w:t>
      </w:r>
      <w:r w:rsidR="004912F3">
        <w:t xml:space="preserve"> </w:t>
      </w:r>
      <w:r w:rsidR="006F20AA" w:rsidRPr="00005C9F">
        <w:t>drawn</w:t>
      </w:r>
      <w:r w:rsidR="006F20AA">
        <w:t xml:space="preserve">. </w:t>
      </w:r>
      <w:r w:rsidR="000F1B94">
        <w:t>T</w:t>
      </w:r>
      <w:r w:rsidR="009D452C">
        <w:t xml:space="preserve">he distribution of age and of the cognitive </w:t>
      </w:r>
      <w:r w:rsidR="001D6879">
        <w:t>ability</w:t>
      </w:r>
      <w:r w:rsidR="009D452C">
        <w:t xml:space="preserve"> within each </w:t>
      </w:r>
      <w:r w:rsidR="008D51AD">
        <w:t>stratum</w:t>
      </w:r>
      <w:r w:rsidR="009D452C">
        <w:t xml:space="preserve"> </w:t>
      </w:r>
      <w:r w:rsidR="001D6879">
        <w:t xml:space="preserve">of these population samples </w:t>
      </w:r>
      <w:r w:rsidR="009D452C">
        <w:t>w</w:t>
      </w:r>
      <w:r w:rsidR="000F1B94">
        <w:t>ere</w:t>
      </w:r>
      <w:r w:rsidR="009D452C">
        <w:t xml:space="preserve"> </w:t>
      </w:r>
      <w:proofErr w:type="gramStart"/>
      <w:r w:rsidR="009D452C">
        <w:t>exactly the same</w:t>
      </w:r>
      <w:proofErr w:type="gramEnd"/>
      <w:r w:rsidR="000F1B94">
        <w:t xml:space="preserve"> as for </w:t>
      </w:r>
      <w:r w:rsidR="001D6879">
        <w:t>the unbiased population sample</w:t>
      </w:r>
      <w:r w:rsidR="009D452C">
        <w:t xml:space="preserve">, but </w:t>
      </w:r>
      <w:r w:rsidR="00F1365C">
        <w:t xml:space="preserve">the </w:t>
      </w:r>
      <w:r w:rsidR="00AC37C1">
        <w:t>SV</w:t>
      </w:r>
      <w:r w:rsidR="00F1365C">
        <w:t xml:space="preserve">s were </w:t>
      </w:r>
      <w:r w:rsidR="0034585B">
        <w:t>distributed differently</w:t>
      </w:r>
      <w:r w:rsidR="006F20AA">
        <w:t>.</w:t>
      </w:r>
      <w:r w:rsidR="00BE09AF">
        <w:t xml:space="preserve"> </w:t>
      </w:r>
      <w:r w:rsidR="0034585B">
        <w:t xml:space="preserve">Thus, it was possible to </w:t>
      </w:r>
      <w:r>
        <w:t>mimic</w:t>
      </w:r>
      <w:r w:rsidR="0034585B">
        <w:t xml:space="preserve"> </w:t>
      </w:r>
      <w:r w:rsidR="00BE09AF">
        <w:t xml:space="preserve">the </w:t>
      </w:r>
      <w:r>
        <w:t>different sampl</w:t>
      </w:r>
      <w:r w:rsidR="00BE09AF">
        <w:t xml:space="preserve">ing </w:t>
      </w:r>
      <w:r>
        <w:t xml:space="preserve">scenarios </w:t>
      </w:r>
      <w:r w:rsidR="00BE09AF">
        <w:t>with</w:t>
      </w:r>
      <w:r>
        <w:t xml:space="preserve"> </w:t>
      </w:r>
      <w:r w:rsidR="006F20AA">
        <w:t xml:space="preserve">varying </w:t>
      </w:r>
      <w:r>
        <w:t>types of violations of the representativeness</w:t>
      </w:r>
      <w:r w:rsidR="00D8091C">
        <w:t xml:space="preserve"> and yet perform random sampling</w:t>
      </w:r>
      <w:r>
        <w:t>. After</w:t>
      </w:r>
      <w:r w:rsidR="00D8091C">
        <w:t xml:space="preserve"> drawing the norm samples</w:t>
      </w:r>
      <w:r>
        <w:t xml:space="preserve">, test </w:t>
      </w:r>
      <w:r w:rsidR="00136C96">
        <w:t>results</w:t>
      </w:r>
      <w:r>
        <w:t xml:space="preserve"> </w:t>
      </w:r>
      <w:r w:rsidR="00C6373D">
        <w:t xml:space="preserve">for </w:t>
      </w:r>
      <w:proofErr w:type="gramStart"/>
      <w:r w:rsidR="00C6373D">
        <w:t>each individual</w:t>
      </w:r>
      <w:proofErr w:type="gramEnd"/>
      <w:r w:rsidR="00C6373D">
        <w:t xml:space="preserve"> </w:t>
      </w:r>
      <w:r>
        <w:t xml:space="preserve">were </w:t>
      </w:r>
      <w:r w:rsidR="00C6373D">
        <w:t>simulated</w:t>
      </w:r>
      <w:r>
        <w:t xml:space="preserve"> </w:t>
      </w:r>
      <w:r w:rsidR="003250D4">
        <w:t xml:space="preserve">by entering the individual’s </w:t>
      </w:r>
      <w:r w:rsidR="00D41864" w:rsidRPr="00D41864">
        <w:rPr>
          <w:i/>
          <w:iCs/>
        </w:rPr>
        <w:t>z</w:t>
      </w:r>
      <w:r w:rsidR="00D41864">
        <w:t xml:space="preserve">-standardized </w:t>
      </w:r>
      <w:r w:rsidR="003250D4">
        <w:t xml:space="preserve">cognitive ability into </w:t>
      </w:r>
      <w:r w:rsidR="00C6373D">
        <w:t xml:space="preserve">a </w:t>
      </w:r>
      <w:r w:rsidR="00B33120">
        <w:t>one-parameter logistic (</w:t>
      </w:r>
      <w:r w:rsidR="00C6373D">
        <w:t>1-PL</w:t>
      </w:r>
      <w:r w:rsidR="00B33120">
        <w:t>)</w:t>
      </w:r>
      <w:r w:rsidR="00C6373D">
        <w:t xml:space="preserve"> model. The fictitious test </w:t>
      </w:r>
      <w:r w:rsidR="0018432C">
        <w:t xml:space="preserve">scale </w:t>
      </w:r>
      <w:r w:rsidR="00C6373D">
        <w:t xml:space="preserve">contained </w:t>
      </w:r>
      <w:r>
        <w:t>31 test items</w:t>
      </w:r>
      <w:r w:rsidR="00D8091C">
        <w:t xml:space="preserve">, with </w:t>
      </w:r>
      <w:r w:rsidR="002E1546">
        <w:t xml:space="preserve">the </w:t>
      </w:r>
      <w:commentRangeStart w:id="67"/>
      <w:r w:rsidR="00D8091C">
        <w:t xml:space="preserve">item difficulties </w:t>
      </w:r>
      <w:r w:rsidR="002E1546">
        <w:t>covering the whole ability range</w:t>
      </w:r>
      <w:r>
        <w:t>.</w:t>
      </w:r>
      <w:commentRangeEnd w:id="67"/>
      <w:r w:rsidR="005A36A7">
        <w:rPr>
          <w:rStyle w:val="CommentReference"/>
        </w:rPr>
        <w:commentReference w:id="67"/>
      </w:r>
      <w:r>
        <w:t xml:space="preserve"> </w:t>
      </w:r>
      <w:r w:rsidR="00C6373D">
        <w:t xml:space="preserve">We subsequently applied </w:t>
      </w:r>
      <w:r w:rsidR="003F0EAD">
        <w:t>both</w:t>
      </w:r>
      <w:r w:rsidR="00C6373D">
        <w:t xml:space="preserve"> WCN </w:t>
      </w:r>
      <w:r w:rsidR="003F0EAD">
        <w:t>and</w:t>
      </w:r>
      <w:r w:rsidR="00C6373D">
        <w:t xml:space="preserve"> SCN to convert these test results into </w:t>
      </w:r>
      <w:r w:rsidR="00D94308" w:rsidRPr="00B324A7">
        <w:lastRenderedPageBreak/>
        <w:t>IQ</w:t>
      </w:r>
      <w:r w:rsidR="00D94308">
        <w:t xml:space="preserve"> </w:t>
      </w:r>
      <w:r w:rsidR="00C6373D">
        <w:t>scores</w:t>
      </w:r>
      <w:r w:rsidR="003F0EAD">
        <w:t xml:space="preserve"> that were or were not corrected for </w:t>
      </w:r>
      <w:r w:rsidR="002E1546">
        <w:t xml:space="preserve">lack of </w:t>
      </w:r>
      <w:r w:rsidR="003F0EAD">
        <w:t>representative</w:t>
      </w:r>
      <w:r w:rsidR="002E1546">
        <w:t>ness</w:t>
      </w:r>
      <w:r w:rsidR="00C6373D">
        <w:t>.</w:t>
      </w:r>
      <w:r w:rsidR="00946609">
        <w:t xml:space="preserve"> </w:t>
      </w:r>
      <w:r w:rsidR="00326CA9">
        <w:t xml:space="preserve">We will refer to this IQ scores as </w:t>
      </w:r>
      <w:commentRangeStart w:id="68"/>
      <w:r w:rsidR="00326CA9" w:rsidRPr="00B324A7">
        <w:rPr>
          <w:i/>
          <w:iCs/>
        </w:rPr>
        <w:t>IQ</w:t>
      </w:r>
      <w:r w:rsidR="00326CA9" w:rsidRPr="00326CA9">
        <w:rPr>
          <w:vertAlign w:val="subscript"/>
        </w:rPr>
        <w:t>WCN</w:t>
      </w:r>
      <w:r w:rsidR="00326CA9">
        <w:t xml:space="preserve"> and </w:t>
      </w:r>
      <w:r w:rsidR="00326CA9" w:rsidRPr="00B324A7">
        <w:rPr>
          <w:i/>
          <w:iCs/>
        </w:rPr>
        <w:t>IQ</w:t>
      </w:r>
      <w:r w:rsidR="00326CA9" w:rsidRPr="00326CA9">
        <w:rPr>
          <w:vertAlign w:val="subscript"/>
        </w:rPr>
        <w:t>SCN</w:t>
      </w:r>
      <w:r w:rsidR="00326CA9">
        <w:t xml:space="preserve"> </w:t>
      </w:r>
      <w:commentRangeEnd w:id="68"/>
      <w:r w:rsidR="00BC1FF6">
        <w:rPr>
          <w:rStyle w:val="CommentReference"/>
        </w:rPr>
        <w:commentReference w:id="68"/>
      </w:r>
      <w:r w:rsidR="00326CA9">
        <w:t xml:space="preserve">in the following. </w:t>
      </w:r>
      <w:r w:rsidR="00010027">
        <w:t xml:space="preserve">Both </w:t>
      </w:r>
      <w:r w:rsidR="002E1546">
        <w:t>kinds of</w:t>
      </w:r>
      <w:r w:rsidR="00010027">
        <w:t xml:space="preserve"> IQ scores</w:t>
      </w:r>
      <w:r w:rsidR="003F0EAD">
        <w:t xml:space="preserve"> </w:t>
      </w:r>
      <w:r w:rsidR="00946609">
        <w:t xml:space="preserve">were finally </w:t>
      </w:r>
      <w:r w:rsidR="00D94308">
        <w:t>compared to</w:t>
      </w:r>
      <w:r w:rsidR="00CB0612">
        <w:t xml:space="preserve"> </w:t>
      </w:r>
      <w:r w:rsidR="00BD4F4B" w:rsidRPr="00BD4F4B">
        <w:t xml:space="preserve">the best estimate of </w:t>
      </w:r>
      <w:r w:rsidR="00BD4F4B">
        <w:t xml:space="preserve">the </w:t>
      </w:r>
      <w:r w:rsidR="00216DA8">
        <w:t>person location</w:t>
      </w:r>
      <w:r w:rsidR="00BD4F4B" w:rsidRPr="00BD4F4B">
        <w:t xml:space="preserve"> that can </w:t>
      </w:r>
      <w:r w:rsidR="00BD4F4B">
        <w:t xml:space="preserve">possibly </w:t>
      </w:r>
      <w:r w:rsidR="00BD4F4B" w:rsidRPr="00BD4F4B">
        <w:t xml:space="preserve">be obtained with a given test </w:t>
      </w:r>
      <w:r w:rsidR="00326CA9">
        <w:t xml:space="preserve">(in the following referred to as </w:t>
      </w:r>
      <w:proofErr w:type="spellStart"/>
      <w:r w:rsidR="00326CA9" w:rsidRPr="00B324A7">
        <w:rPr>
          <w:i/>
          <w:iCs/>
        </w:rPr>
        <w:t>IQ</w:t>
      </w:r>
      <w:r w:rsidR="005A7174">
        <w:rPr>
          <w:vertAlign w:val="subscript"/>
        </w:rPr>
        <w:t>best</w:t>
      </w:r>
      <w:proofErr w:type="spellEnd"/>
      <w:r w:rsidR="00326CA9">
        <w:t>)</w:t>
      </w:r>
      <w:r w:rsidR="00BD4F4B">
        <w:t xml:space="preserve">. The </w:t>
      </w:r>
      <w:proofErr w:type="spellStart"/>
      <w:r w:rsidR="00BD4F4B" w:rsidRPr="00B324A7">
        <w:rPr>
          <w:i/>
          <w:iCs/>
        </w:rPr>
        <w:t>IQ</w:t>
      </w:r>
      <w:r w:rsidR="00BD4F4B">
        <w:rPr>
          <w:vertAlign w:val="subscript"/>
        </w:rPr>
        <w:t>best</w:t>
      </w:r>
      <w:proofErr w:type="spellEnd"/>
      <w:r w:rsidR="00BD4F4B">
        <w:t xml:space="preserve"> was </w:t>
      </w:r>
      <w:r w:rsidR="00D95370">
        <w:t>derived from</w:t>
      </w:r>
      <w:r w:rsidR="003D6F0F" w:rsidRPr="003D6F0F">
        <w:t xml:space="preserve"> </w:t>
      </w:r>
      <w:r w:rsidR="00BD4F4B">
        <w:t xml:space="preserve">the distribution of </w:t>
      </w:r>
      <w:r w:rsidR="00D95370">
        <w:t>test results of the</w:t>
      </w:r>
      <w:r w:rsidR="00D94308">
        <w:t xml:space="preserve"> </w:t>
      </w:r>
      <w:commentRangeStart w:id="69"/>
      <w:r w:rsidR="00D94308">
        <w:t xml:space="preserve">entire </w:t>
      </w:r>
      <w:r w:rsidR="002E24DF">
        <w:t>reference population</w:t>
      </w:r>
      <w:r w:rsidR="003F0EAD">
        <w:t xml:space="preserve"> </w:t>
      </w:r>
      <w:commentRangeEnd w:id="69"/>
      <w:r w:rsidR="006005BD">
        <w:rPr>
          <w:rStyle w:val="CommentReference"/>
        </w:rPr>
        <w:commentReference w:id="69"/>
      </w:r>
      <w:r w:rsidR="003F0EAD">
        <w:t>instead of small norm samples</w:t>
      </w:r>
      <w:r w:rsidR="00010027">
        <w:t xml:space="preserve"> only</w:t>
      </w:r>
      <w:r w:rsidR="003D6F0F" w:rsidRPr="003D6F0F">
        <w:t>.</w:t>
      </w:r>
      <w:r w:rsidR="00C6373D">
        <w:t xml:space="preserve"> </w:t>
      </w:r>
      <w:r w:rsidR="003D6F0F">
        <w:t xml:space="preserve">For each sampling condition, we </w:t>
      </w:r>
      <w:r w:rsidR="00136C96">
        <w:t>repeated the process of drawing a random norm sample</w:t>
      </w:r>
      <w:r w:rsidR="00E2287E">
        <w:t xml:space="preserve">, simulating </w:t>
      </w:r>
      <w:r w:rsidR="0075650C">
        <w:t xml:space="preserve">test scores, </w:t>
      </w:r>
      <w:r w:rsidR="002E1546">
        <w:t>determining</w:t>
      </w:r>
      <w:r w:rsidR="0075650C">
        <w:t xml:space="preserve"> </w:t>
      </w:r>
      <w:r w:rsidR="008B2FFC" w:rsidRPr="00B324A7">
        <w:rPr>
          <w:i/>
          <w:iCs/>
        </w:rPr>
        <w:t>IQ</w:t>
      </w:r>
      <w:r w:rsidR="008B2FFC" w:rsidRPr="00326CA9">
        <w:rPr>
          <w:vertAlign w:val="subscript"/>
        </w:rPr>
        <w:t>WCN</w:t>
      </w:r>
      <w:r w:rsidR="008B2FFC">
        <w:t xml:space="preserve"> and </w:t>
      </w:r>
      <w:r w:rsidR="008B2FFC" w:rsidRPr="00B324A7">
        <w:rPr>
          <w:i/>
          <w:iCs/>
        </w:rPr>
        <w:t>IQ</w:t>
      </w:r>
      <w:r w:rsidR="008B2FFC" w:rsidRPr="00326CA9">
        <w:rPr>
          <w:vertAlign w:val="subscript"/>
        </w:rPr>
        <w:t>SCN</w:t>
      </w:r>
      <w:r w:rsidR="008B2FFC">
        <w:t xml:space="preserve"> and </w:t>
      </w:r>
      <w:r w:rsidR="00F336C1">
        <w:t xml:space="preserve">comparing </w:t>
      </w:r>
      <w:r w:rsidR="008B2FFC">
        <w:t xml:space="preserve">them </w:t>
      </w:r>
      <w:r w:rsidR="00F336C1">
        <w:t xml:space="preserve">to </w:t>
      </w:r>
      <w:proofErr w:type="spellStart"/>
      <w:r w:rsidR="008B2FFC" w:rsidRPr="002E4E7F">
        <w:rPr>
          <w:i/>
          <w:iCs/>
        </w:rPr>
        <w:t>IQ</w:t>
      </w:r>
      <w:r w:rsidR="005A7174">
        <w:rPr>
          <w:vertAlign w:val="subscript"/>
        </w:rPr>
        <w:t>best</w:t>
      </w:r>
      <w:proofErr w:type="spellEnd"/>
      <w:r w:rsidR="008B2FFC">
        <w:t xml:space="preserve"> </w:t>
      </w:r>
      <w:r w:rsidR="00136C96">
        <w:t>100 times.</w:t>
      </w:r>
      <w:r w:rsidR="00326CA9">
        <w:t xml:space="preserve"> </w:t>
      </w:r>
    </w:p>
    <w:p w14:paraId="12FC7558" w14:textId="519BAD2C" w:rsidR="00E2287E" w:rsidRDefault="004E6DB0" w:rsidP="00E2287E">
      <w:pPr>
        <w:pStyle w:val="Heading3"/>
      </w:pPr>
      <w:r>
        <w:t>Population</w:t>
      </w:r>
      <w:r w:rsidR="00B42536" w:rsidRPr="00064C78">
        <w:t xml:space="preserve"> model</w:t>
      </w:r>
    </w:p>
    <w:p w14:paraId="00EEC416" w14:textId="3B352BB2" w:rsidR="00DC2288" w:rsidRDefault="002D4CC0" w:rsidP="00AC3835">
      <w:commentRangeStart w:id="70"/>
      <w:r>
        <w:t>For the</w:t>
      </w:r>
      <w:r w:rsidR="00C82AF8">
        <w:t xml:space="preserve"> population</w:t>
      </w:r>
      <w:r w:rsidR="00B42536" w:rsidRPr="00E942A0">
        <w:t xml:space="preserve"> model</w:t>
      </w:r>
      <w:r w:rsidR="00A124B2">
        <w:t xml:space="preserve">, we used </w:t>
      </w:r>
      <w:r w:rsidR="00B42536" w:rsidRPr="00E942A0">
        <w:t xml:space="preserve">six different age </w:t>
      </w:r>
      <w:r w:rsidR="00C82AF8">
        <w:t>cohorts</w:t>
      </w:r>
      <w:r w:rsidR="00A124B2">
        <w:t xml:space="preserve">, </w:t>
      </w:r>
      <w:proofErr w:type="gramStart"/>
      <w:r w:rsidR="00A124B2">
        <w:t>i.e.</w:t>
      </w:r>
      <w:proofErr w:type="gramEnd"/>
      <w:r w:rsidR="00A124B2">
        <w:t xml:space="preserve"> six different age groups with the size of one year each</w:t>
      </w:r>
      <w:r w:rsidR="00C82AF8">
        <w:t>.</w:t>
      </w:r>
      <w:r w:rsidR="00B42536" w:rsidRPr="00E942A0">
        <w:t xml:space="preserve"> </w:t>
      </w:r>
      <w:commentRangeEnd w:id="70"/>
      <w:r w:rsidR="002E2FA7">
        <w:rPr>
          <w:rStyle w:val="CommentReference"/>
        </w:rPr>
        <w:commentReference w:id="70"/>
      </w:r>
      <w:r w:rsidR="00A124B2">
        <w:t xml:space="preserve">The cognitive </w:t>
      </w:r>
      <w:r w:rsidR="00B14E91">
        <w:t>ability</w:t>
      </w:r>
      <w:r w:rsidR="00A124B2">
        <w:t xml:space="preserve"> </w:t>
      </w:r>
      <w:r w:rsidR="00A724C9">
        <w:t xml:space="preserve">increased with age </w:t>
      </w:r>
      <w:r w:rsidR="00A124B2">
        <w:t>in a slightly curved way</w:t>
      </w:r>
      <w:r w:rsidR="00A724C9">
        <w:t>,</w:t>
      </w:r>
      <w:r w:rsidR="00A124B2">
        <w:t xml:space="preserve"> as is typical for the development of cognitive </w:t>
      </w:r>
      <w:r w:rsidR="00BD6596">
        <w:t>abilities</w:t>
      </w:r>
      <w:r w:rsidR="00A124B2">
        <w:t xml:space="preserve"> during adolescence. </w:t>
      </w:r>
      <w:r w:rsidR="00E70090">
        <w:t>T</w:t>
      </w:r>
      <w:r w:rsidRPr="00E942A0">
        <w:t xml:space="preserve">he </w:t>
      </w:r>
      <w:r w:rsidR="00E70090">
        <w:t xml:space="preserve">cognitive </w:t>
      </w:r>
      <w:r w:rsidR="00BD6596">
        <w:t>ability</w:t>
      </w:r>
      <w:r w:rsidR="00E70090">
        <w:t xml:space="preserve"> was influenced by </w:t>
      </w:r>
      <w:commentRangeStart w:id="71"/>
      <w:r w:rsidRPr="00E942A0">
        <w:t xml:space="preserve">three </w:t>
      </w:r>
      <w:r w:rsidR="00E70090">
        <w:t>different</w:t>
      </w:r>
      <w:r w:rsidRPr="00E942A0">
        <w:t xml:space="preserve"> SVs</w:t>
      </w:r>
      <w:commentRangeEnd w:id="71"/>
      <w:r w:rsidR="004F334B">
        <w:rPr>
          <w:rStyle w:val="CommentReference"/>
        </w:rPr>
        <w:commentReference w:id="71"/>
      </w:r>
      <w:r w:rsidR="00E70090">
        <w:t xml:space="preserve">, each of which </w:t>
      </w:r>
      <w:r w:rsidR="00A124B2">
        <w:t xml:space="preserve">had three different levels with defined proportions in the </w:t>
      </w:r>
      <w:r w:rsidR="002E24DF">
        <w:t>reference population</w:t>
      </w:r>
      <w:r w:rsidR="00DC2288">
        <w:t>, as indicated in table 1</w:t>
      </w:r>
      <w:r w:rsidR="00A124B2">
        <w:t>.</w:t>
      </w:r>
      <w:r>
        <w:t xml:space="preserve"> </w:t>
      </w:r>
      <w:commentRangeStart w:id="72"/>
      <w:r w:rsidR="00BD6596">
        <w:t xml:space="preserve">In all SVs, level 1 </w:t>
      </w:r>
      <w:r w:rsidR="001E01D4">
        <w:t>contained individuals with</w:t>
      </w:r>
      <w:r w:rsidR="00BD6596">
        <w:t xml:space="preserve"> </w:t>
      </w:r>
      <w:commentRangeStart w:id="73"/>
      <w:r w:rsidR="00BD6596">
        <w:t xml:space="preserve">mean performance </w:t>
      </w:r>
      <w:commentRangeEnd w:id="73"/>
      <w:r w:rsidR="009B56F9">
        <w:rPr>
          <w:rStyle w:val="CommentReference"/>
        </w:rPr>
        <w:commentReference w:id="73"/>
      </w:r>
      <w:r w:rsidR="001E01D4">
        <w:t>above</w:t>
      </w:r>
      <w:r w:rsidR="00BD6596">
        <w:t xml:space="preserve"> the population av</w:t>
      </w:r>
      <w:r w:rsidR="001E01D4">
        <w:t>erage, level 2 represented average mean performance and level 3 represented below-average performance.</w:t>
      </w:r>
      <w:commentRangeEnd w:id="72"/>
      <w:r w:rsidR="004611F1">
        <w:rPr>
          <w:rStyle w:val="CommentReference"/>
        </w:rPr>
        <w:commentReference w:id="72"/>
      </w:r>
    </w:p>
    <w:p w14:paraId="3319FDEB" w14:textId="77777777" w:rsidR="00B10B74" w:rsidRPr="00B10B74" w:rsidRDefault="00DC2288" w:rsidP="00B10B74">
      <w:pPr>
        <w:ind w:firstLine="0"/>
        <w:rPr>
          <w:rFonts w:ascii="Arial" w:hAnsi="Arial" w:cs="Arial"/>
          <w:b/>
          <w:bCs/>
        </w:rPr>
      </w:pPr>
      <w:r w:rsidRPr="00B10B74">
        <w:rPr>
          <w:rFonts w:ascii="Arial" w:hAnsi="Arial" w:cs="Arial"/>
          <w:b/>
          <w:bCs/>
        </w:rPr>
        <w:t>Table 1</w:t>
      </w:r>
    </w:p>
    <w:p w14:paraId="201891D1" w14:textId="2BF9E1B6" w:rsidR="00DC2288" w:rsidRPr="00B10B74" w:rsidRDefault="00DC2288" w:rsidP="00B10B74">
      <w:pPr>
        <w:ind w:firstLine="0"/>
        <w:rPr>
          <w:rFonts w:ascii="Arial" w:hAnsi="Arial" w:cs="Arial"/>
          <w:i/>
          <w:iCs/>
        </w:rPr>
      </w:pPr>
      <w:r w:rsidRPr="00B10B74">
        <w:rPr>
          <w:rFonts w:ascii="Arial" w:hAnsi="Arial" w:cs="Arial"/>
          <w:i/>
          <w:iCs/>
        </w:rPr>
        <w:t xml:space="preserve">Proportions of the levels of the three stratification variables in the </w:t>
      </w:r>
      <w:r w:rsidR="002E24DF">
        <w:rPr>
          <w:rFonts w:ascii="Arial" w:hAnsi="Arial" w:cs="Arial"/>
          <w:i/>
          <w:iCs/>
        </w:rPr>
        <w:t>reference population</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107"/>
        <w:gridCol w:w="2108"/>
        <w:gridCol w:w="2108"/>
      </w:tblGrid>
      <w:tr w:rsidR="00DC2288" w:rsidRPr="00B10B74" w14:paraId="38D62278" w14:textId="77777777" w:rsidTr="00B10B74">
        <w:trPr>
          <w:trHeight w:val="340"/>
        </w:trPr>
        <w:tc>
          <w:tcPr>
            <w:tcW w:w="2694" w:type="dxa"/>
            <w:vAlign w:val="center"/>
          </w:tcPr>
          <w:p w14:paraId="61E79425" w14:textId="6EAA1ABB" w:rsidR="00DC2288" w:rsidRPr="00B10B74" w:rsidRDefault="00DC2288" w:rsidP="00DC2288">
            <w:pPr>
              <w:spacing w:line="240" w:lineRule="auto"/>
              <w:ind w:firstLine="0"/>
              <w:rPr>
                <w:rFonts w:ascii="Arial" w:hAnsi="Arial" w:cs="Arial"/>
              </w:rPr>
            </w:pPr>
            <w:r w:rsidRPr="00B10B74">
              <w:rPr>
                <w:rFonts w:ascii="Arial" w:hAnsi="Arial" w:cs="Arial"/>
              </w:rPr>
              <w:t>Stratification variable</w:t>
            </w:r>
          </w:p>
        </w:tc>
        <w:tc>
          <w:tcPr>
            <w:tcW w:w="2107" w:type="dxa"/>
            <w:vAlign w:val="center"/>
          </w:tcPr>
          <w:p w14:paraId="0C2B2C5B" w14:textId="050FE4B3" w:rsidR="00DB4538" w:rsidRPr="00B10B74" w:rsidRDefault="00DC2288" w:rsidP="008E507D">
            <w:pPr>
              <w:spacing w:line="240" w:lineRule="auto"/>
              <w:ind w:firstLine="0"/>
              <w:jc w:val="center"/>
              <w:rPr>
                <w:rFonts w:ascii="Arial" w:hAnsi="Arial" w:cs="Arial"/>
              </w:rPr>
            </w:pPr>
            <w:r w:rsidRPr="00B10B74">
              <w:rPr>
                <w:rFonts w:ascii="Arial" w:hAnsi="Arial" w:cs="Arial"/>
              </w:rPr>
              <w:t>Level 1</w:t>
            </w:r>
          </w:p>
        </w:tc>
        <w:tc>
          <w:tcPr>
            <w:tcW w:w="2108" w:type="dxa"/>
            <w:vAlign w:val="center"/>
          </w:tcPr>
          <w:p w14:paraId="6F515B86" w14:textId="64B11921" w:rsidR="00DC2288" w:rsidRPr="00B10B74" w:rsidRDefault="00DC2288" w:rsidP="00DC2288">
            <w:pPr>
              <w:spacing w:line="240" w:lineRule="auto"/>
              <w:ind w:firstLine="0"/>
              <w:jc w:val="center"/>
              <w:rPr>
                <w:rFonts w:ascii="Arial" w:hAnsi="Arial" w:cs="Arial"/>
              </w:rPr>
            </w:pPr>
            <w:r w:rsidRPr="00B10B74">
              <w:rPr>
                <w:rFonts w:ascii="Arial" w:hAnsi="Arial" w:cs="Arial"/>
              </w:rPr>
              <w:t>Level 2</w:t>
            </w:r>
          </w:p>
        </w:tc>
        <w:tc>
          <w:tcPr>
            <w:tcW w:w="2108" w:type="dxa"/>
            <w:vAlign w:val="center"/>
          </w:tcPr>
          <w:p w14:paraId="1F3113ED" w14:textId="2B74416E" w:rsidR="00DC2288" w:rsidRPr="00B10B74" w:rsidRDefault="00DC2288" w:rsidP="00DC2288">
            <w:pPr>
              <w:spacing w:line="240" w:lineRule="auto"/>
              <w:ind w:firstLine="0"/>
              <w:jc w:val="center"/>
              <w:rPr>
                <w:rFonts w:ascii="Arial" w:hAnsi="Arial" w:cs="Arial"/>
              </w:rPr>
            </w:pPr>
            <w:r w:rsidRPr="00B10B74">
              <w:rPr>
                <w:rFonts w:ascii="Arial" w:hAnsi="Arial" w:cs="Arial"/>
              </w:rPr>
              <w:t>Level 3</w:t>
            </w:r>
          </w:p>
        </w:tc>
      </w:tr>
      <w:tr w:rsidR="00DC2288" w:rsidRPr="00B10B74" w14:paraId="09B9CE4F" w14:textId="77777777" w:rsidTr="00B10B74">
        <w:trPr>
          <w:trHeight w:val="340"/>
        </w:trPr>
        <w:tc>
          <w:tcPr>
            <w:tcW w:w="2694" w:type="dxa"/>
            <w:vAlign w:val="center"/>
          </w:tcPr>
          <w:p w14:paraId="09F5385A" w14:textId="2C7E5681" w:rsidR="00DC2288" w:rsidRPr="00B10B74" w:rsidRDefault="00DC2288" w:rsidP="00DC2288">
            <w:pPr>
              <w:spacing w:line="240" w:lineRule="auto"/>
              <w:ind w:firstLine="0"/>
              <w:jc w:val="center"/>
              <w:rPr>
                <w:rFonts w:ascii="Arial" w:hAnsi="Arial" w:cs="Arial"/>
              </w:rPr>
            </w:pPr>
            <w:r w:rsidRPr="00B10B74">
              <w:rPr>
                <w:rFonts w:ascii="Arial" w:hAnsi="Arial" w:cs="Arial"/>
              </w:rPr>
              <w:t>1</w:t>
            </w:r>
          </w:p>
        </w:tc>
        <w:tc>
          <w:tcPr>
            <w:tcW w:w="2107" w:type="dxa"/>
            <w:vAlign w:val="center"/>
          </w:tcPr>
          <w:p w14:paraId="1F7F979C" w14:textId="7F9C2013" w:rsidR="00DC2288" w:rsidRPr="00B10B74" w:rsidRDefault="00DC2288" w:rsidP="00DC2288">
            <w:pPr>
              <w:spacing w:line="240" w:lineRule="auto"/>
              <w:ind w:firstLine="0"/>
              <w:jc w:val="center"/>
              <w:rPr>
                <w:rFonts w:ascii="Arial" w:hAnsi="Arial" w:cs="Arial"/>
              </w:rPr>
            </w:pPr>
            <w:r w:rsidRPr="00B10B74">
              <w:rPr>
                <w:rFonts w:ascii="Arial" w:hAnsi="Arial" w:cs="Arial"/>
              </w:rPr>
              <w:t>40 %</w:t>
            </w:r>
          </w:p>
        </w:tc>
        <w:tc>
          <w:tcPr>
            <w:tcW w:w="2108" w:type="dxa"/>
            <w:vAlign w:val="center"/>
          </w:tcPr>
          <w:p w14:paraId="7CE7F703" w14:textId="1233E126" w:rsidR="00DC2288" w:rsidRPr="00B10B74" w:rsidRDefault="00DC2288" w:rsidP="00DC2288">
            <w:pPr>
              <w:spacing w:line="240" w:lineRule="auto"/>
              <w:ind w:firstLine="0"/>
              <w:jc w:val="center"/>
              <w:rPr>
                <w:rFonts w:ascii="Arial" w:hAnsi="Arial" w:cs="Arial"/>
              </w:rPr>
            </w:pPr>
            <w:r w:rsidRPr="00B10B74">
              <w:rPr>
                <w:rFonts w:ascii="Arial" w:hAnsi="Arial" w:cs="Arial"/>
              </w:rPr>
              <w:t>20</w:t>
            </w:r>
            <w:r w:rsidR="00AA0706" w:rsidRPr="00B10B74">
              <w:rPr>
                <w:rFonts w:ascii="Arial" w:hAnsi="Arial" w:cs="Arial"/>
              </w:rPr>
              <w:t xml:space="preserve"> </w:t>
            </w:r>
            <w:r w:rsidRPr="00B10B74">
              <w:rPr>
                <w:rFonts w:ascii="Arial" w:hAnsi="Arial" w:cs="Arial"/>
              </w:rPr>
              <w:t>%</w:t>
            </w:r>
          </w:p>
        </w:tc>
        <w:tc>
          <w:tcPr>
            <w:tcW w:w="2108" w:type="dxa"/>
            <w:vAlign w:val="center"/>
          </w:tcPr>
          <w:p w14:paraId="69FC28E5" w14:textId="24A25E8D" w:rsidR="00DC2288" w:rsidRPr="00B10B74" w:rsidRDefault="00DC2288" w:rsidP="00DC2288">
            <w:pPr>
              <w:spacing w:line="240" w:lineRule="auto"/>
              <w:ind w:firstLine="0"/>
              <w:jc w:val="center"/>
              <w:rPr>
                <w:rFonts w:ascii="Arial" w:hAnsi="Arial" w:cs="Arial"/>
              </w:rPr>
            </w:pPr>
            <w:r w:rsidRPr="00B10B74">
              <w:rPr>
                <w:rFonts w:ascii="Arial" w:hAnsi="Arial" w:cs="Arial"/>
              </w:rPr>
              <w:t>40</w:t>
            </w:r>
            <w:r w:rsidR="00AA0706" w:rsidRPr="00B10B74">
              <w:rPr>
                <w:rFonts w:ascii="Arial" w:hAnsi="Arial" w:cs="Arial"/>
              </w:rPr>
              <w:t xml:space="preserve"> </w:t>
            </w:r>
            <w:r w:rsidRPr="00B10B74">
              <w:rPr>
                <w:rFonts w:ascii="Arial" w:hAnsi="Arial" w:cs="Arial"/>
              </w:rPr>
              <w:t>%</w:t>
            </w:r>
          </w:p>
        </w:tc>
      </w:tr>
      <w:tr w:rsidR="00DC2288" w:rsidRPr="00B10B74" w14:paraId="6697B55A" w14:textId="77777777" w:rsidTr="00B10B74">
        <w:trPr>
          <w:trHeight w:val="340"/>
        </w:trPr>
        <w:tc>
          <w:tcPr>
            <w:tcW w:w="2694" w:type="dxa"/>
            <w:vAlign w:val="center"/>
          </w:tcPr>
          <w:p w14:paraId="382C5C81" w14:textId="05C96B35" w:rsidR="00DC2288" w:rsidRPr="00B10B74" w:rsidRDefault="00DC2288" w:rsidP="00DC2288">
            <w:pPr>
              <w:spacing w:line="240" w:lineRule="auto"/>
              <w:ind w:firstLine="0"/>
              <w:jc w:val="center"/>
              <w:rPr>
                <w:rFonts w:ascii="Arial" w:hAnsi="Arial" w:cs="Arial"/>
              </w:rPr>
            </w:pPr>
            <w:r w:rsidRPr="00B10B74">
              <w:rPr>
                <w:rFonts w:ascii="Arial" w:hAnsi="Arial" w:cs="Arial"/>
              </w:rPr>
              <w:t>2</w:t>
            </w:r>
          </w:p>
        </w:tc>
        <w:tc>
          <w:tcPr>
            <w:tcW w:w="2107" w:type="dxa"/>
            <w:vAlign w:val="center"/>
          </w:tcPr>
          <w:p w14:paraId="18E5965C" w14:textId="218F516F" w:rsidR="00DC2288" w:rsidRPr="00B10B74" w:rsidRDefault="00DC2288" w:rsidP="00DC2288">
            <w:pPr>
              <w:spacing w:line="240" w:lineRule="auto"/>
              <w:ind w:firstLine="0"/>
              <w:jc w:val="center"/>
              <w:rPr>
                <w:rFonts w:ascii="Arial" w:hAnsi="Arial" w:cs="Arial"/>
              </w:rPr>
            </w:pPr>
            <w:r w:rsidRPr="00B10B74">
              <w:rPr>
                <w:rFonts w:ascii="Arial" w:hAnsi="Arial" w:cs="Arial"/>
              </w:rPr>
              <w:t>30</w:t>
            </w:r>
            <w:r w:rsidR="00AA0706" w:rsidRPr="00B10B74">
              <w:rPr>
                <w:rFonts w:ascii="Arial" w:hAnsi="Arial" w:cs="Arial"/>
              </w:rPr>
              <w:t xml:space="preserve"> </w:t>
            </w:r>
            <w:r w:rsidRPr="00B10B74">
              <w:rPr>
                <w:rFonts w:ascii="Arial" w:hAnsi="Arial" w:cs="Arial"/>
              </w:rPr>
              <w:t>%</w:t>
            </w:r>
          </w:p>
        </w:tc>
        <w:tc>
          <w:tcPr>
            <w:tcW w:w="2108" w:type="dxa"/>
            <w:vAlign w:val="center"/>
          </w:tcPr>
          <w:p w14:paraId="3AC60490" w14:textId="6B512FC4" w:rsidR="00DC2288" w:rsidRPr="00B10B74" w:rsidRDefault="00DC2288" w:rsidP="00DC2288">
            <w:pPr>
              <w:spacing w:line="240" w:lineRule="auto"/>
              <w:ind w:firstLine="0"/>
              <w:jc w:val="center"/>
              <w:rPr>
                <w:rFonts w:ascii="Arial" w:hAnsi="Arial" w:cs="Arial"/>
              </w:rPr>
            </w:pPr>
            <w:r w:rsidRPr="00B10B74">
              <w:rPr>
                <w:rFonts w:ascii="Arial" w:hAnsi="Arial" w:cs="Arial"/>
              </w:rPr>
              <w:t>40</w:t>
            </w:r>
            <w:r w:rsidR="00AA0706" w:rsidRPr="00B10B74">
              <w:rPr>
                <w:rFonts w:ascii="Arial" w:hAnsi="Arial" w:cs="Arial"/>
              </w:rPr>
              <w:t xml:space="preserve"> </w:t>
            </w:r>
            <w:r w:rsidRPr="00B10B74">
              <w:rPr>
                <w:rFonts w:ascii="Arial" w:hAnsi="Arial" w:cs="Arial"/>
              </w:rPr>
              <w:t>%</w:t>
            </w:r>
          </w:p>
        </w:tc>
        <w:tc>
          <w:tcPr>
            <w:tcW w:w="2108" w:type="dxa"/>
            <w:vAlign w:val="center"/>
          </w:tcPr>
          <w:p w14:paraId="59A9EA8B" w14:textId="041213E1" w:rsidR="00DC2288" w:rsidRPr="00B10B74" w:rsidRDefault="00DC2288" w:rsidP="00DC2288">
            <w:pPr>
              <w:spacing w:line="240" w:lineRule="auto"/>
              <w:ind w:firstLine="0"/>
              <w:jc w:val="center"/>
              <w:rPr>
                <w:rFonts w:ascii="Arial" w:hAnsi="Arial" w:cs="Arial"/>
              </w:rPr>
            </w:pPr>
            <w:r w:rsidRPr="00B10B74">
              <w:rPr>
                <w:rFonts w:ascii="Arial" w:hAnsi="Arial" w:cs="Arial"/>
              </w:rPr>
              <w:t>30</w:t>
            </w:r>
            <w:r w:rsidR="00AA0706" w:rsidRPr="00B10B74">
              <w:rPr>
                <w:rFonts w:ascii="Arial" w:hAnsi="Arial" w:cs="Arial"/>
              </w:rPr>
              <w:t xml:space="preserve"> </w:t>
            </w:r>
            <w:r w:rsidRPr="00B10B74">
              <w:rPr>
                <w:rFonts w:ascii="Arial" w:hAnsi="Arial" w:cs="Arial"/>
              </w:rPr>
              <w:t>%</w:t>
            </w:r>
          </w:p>
        </w:tc>
      </w:tr>
      <w:tr w:rsidR="00DC2288" w:rsidRPr="00B10B74" w14:paraId="6083BF39" w14:textId="77777777" w:rsidTr="00B10B74">
        <w:trPr>
          <w:trHeight w:val="340"/>
        </w:trPr>
        <w:tc>
          <w:tcPr>
            <w:tcW w:w="2694" w:type="dxa"/>
            <w:vAlign w:val="center"/>
          </w:tcPr>
          <w:p w14:paraId="65153C3F" w14:textId="1B2289A7" w:rsidR="00DC2288" w:rsidRPr="00B10B74" w:rsidRDefault="00DC2288" w:rsidP="00DC2288">
            <w:pPr>
              <w:spacing w:line="240" w:lineRule="auto"/>
              <w:ind w:firstLine="0"/>
              <w:jc w:val="center"/>
              <w:rPr>
                <w:rFonts w:ascii="Arial" w:hAnsi="Arial" w:cs="Arial"/>
              </w:rPr>
            </w:pPr>
            <w:r w:rsidRPr="00B10B74">
              <w:rPr>
                <w:rFonts w:ascii="Arial" w:hAnsi="Arial" w:cs="Arial"/>
              </w:rPr>
              <w:t>3</w:t>
            </w:r>
          </w:p>
        </w:tc>
        <w:tc>
          <w:tcPr>
            <w:tcW w:w="2107" w:type="dxa"/>
            <w:vAlign w:val="center"/>
          </w:tcPr>
          <w:p w14:paraId="7AB53512" w14:textId="39E3AB4E" w:rsidR="00DC2288" w:rsidRPr="00B10B74" w:rsidRDefault="001E01D4" w:rsidP="00DC2288">
            <w:pPr>
              <w:spacing w:line="240" w:lineRule="auto"/>
              <w:ind w:firstLine="0"/>
              <w:jc w:val="center"/>
              <w:rPr>
                <w:rFonts w:ascii="Arial" w:hAnsi="Arial" w:cs="Arial"/>
              </w:rPr>
            </w:pPr>
            <w:r w:rsidRPr="00B10B74">
              <w:rPr>
                <w:rFonts w:ascii="Arial" w:hAnsi="Arial" w:cs="Arial"/>
              </w:rPr>
              <w:t>6</w:t>
            </w:r>
            <w:r w:rsidR="00AA0706" w:rsidRPr="00B10B74">
              <w:rPr>
                <w:rFonts w:ascii="Arial" w:hAnsi="Arial" w:cs="Arial"/>
              </w:rPr>
              <w:t>0 %</w:t>
            </w:r>
          </w:p>
        </w:tc>
        <w:tc>
          <w:tcPr>
            <w:tcW w:w="2108" w:type="dxa"/>
            <w:vAlign w:val="center"/>
          </w:tcPr>
          <w:p w14:paraId="14C1DADE" w14:textId="514EA291" w:rsidR="00DC2288" w:rsidRPr="00B10B74" w:rsidRDefault="00AA0706" w:rsidP="00DC2288">
            <w:pPr>
              <w:spacing w:line="240" w:lineRule="auto"/>
              <w:ind w:firstLine="0"/>
              <w:jc w:val="center"/>
              <w:rPr>
                <w:rFonts w:ascii="Arial" w:hAnsi="Arial" w:cs="Arial"/>
              </w:rPr>
            </w:pPr>
            <w:r w:rsidRPr="00B10B74">
              <w:rPr>
                <w:rFonts w:ascii="Arial" w:hAnsi="Arial" w:cs="Arial"/>
              </w:rPr>
              <w:t>20 %</w:t>
            </w:r>
          </w:p>
        </w:tc>
        <w:tc>
          <w:tcPr>
            <w:tcW w:w="2108" w:type="dxa"/>
            <w:vAlign w:val="center"/>
          </w:tcPr>
          <w:p w14:paraId="6BF63CB4" w14:textId="34B95DAF" w:rsidR="00DC2288" w:rsidRPr="00B10B74" w:rsidRDefault="001E01D4" w:rsidP="00DC2288">
            <w:pPr>
              <w:spacing w:line="240" w:lineRule="auto"/>
              <w:ind w:firstLine="0"/>
              <w:jc w:val="center"/>
              <w:rPr>
                <w:rFonts w:ascii="Arial" w:hAnsi="Arial" w:cs="Arial"/>
              </w:rPr>
            </w:pPr>
            <w:r w:rsidRPr="00B10B74">
              <w:rPr>
                <w:rFonts w:ascii="Arial" w:hAnsi="Arial" w:cs="Arial"/>
              </w:rPr>
              <w:t>2</w:t>
            </w:r>
            <w:r w:rsidR="00AA0706" w:rsidRPr="00B10B74">
              <w:rPr>
                <w:rFonts w:ascii="Arial" w:hAnsi="Arial" w:cs="Arial"/>
              </w:rPr>
              <w:t>0 %</w:t>
            </w:r>
          </w:p>
        </w:tc>
      </w:tr>
    </w:tbl>
    <w:p w14:paraId="017ABAA1" w14:textId="78091311" w:rsidR="00DC2288" w:rsidRDefault="00AA0706" w:rsidP="00DB4538">
      <w:pPr>
        <w:jc w:val="both"/>
      </w:pPr>
      <w:r>
        <w:t xml:space="preserve"> </w:t>
      </w:r>
    </w:p>
    <w:p w14:paraId="14CC76B2" w14:textId="58E32BAB" w:rsidR="00B42536" w:rsidRDefault="00A949F0" w:rsidP="00AC3835">
      <w:r>
        <w:t>Taking all cross-classifications into account</w:t>
      </w:r>
      <w:r w:rsidR="002D4CC0">
        <w:t xml:space="preserve">, the population consisted </w:t>
      </w:r>
      <w:r>
        <w:t xml:space="preserve">of </w:t>
      </w:r>
      <w:commentRangeStart w:id="74"/>
      <w:r w:rsidR="002D4CC0">
        <w:t xml:space="preserve">3 x 3 x 3 </w:t>
      </w:r>
      <w:commentRangeEnd w:id="74"/>
      <w:r w:rsidR="00B678A6">
        <w:rPr>
          <w:rStyle w:val="CommentReference"/>
        </w:rPr>
        <w:commentReference w:id="74"/>
      </w:r>
      <w:r>
        <w:t xml:space="preserve">= </w:t>
      </w:r>
      <w:r w:rsidR="002D4CC0">
        <w:t xml:space="preserve">27 </w:t>
      </w:r>
      <w:r w:rsidR="008D51AD">
        <w:t>strata</w:t>
      </w:r>
      <w:r w:rsidR="002D4CC0">
        <w:t xml:space="preserve"> that differed </w:t>
      </w:r>
      <w:proofErr w:type="gramStart"/>
      <w:r w:rsidR="002D4CC0">
        <w:t>with regard to</w:t>
      </w:r>
      <w:proofErr w:type="gramEnd"/>
      <w:r w:rsidR="002D4CC0">
        <w:t xml:space="preserve"> the group </w:t>
      </w:r>
      <w:commentRangeStart w:id="75"/>
      <w:r w:rsidR="002D4CC0">
        <w:t xml:space="preserve">mean of the cognitive </w:t>
      </w:r>
      <w:r>
        <w:t>ability</w:t>
      </w:r>
      <w:commentRangeEnd w:id="75"/>
      <w:r w:rsidR="00F9431E">
        <w:rPr>
          <w:rStyle w:val="CommentReference"/>
        </w:rPr>
        <w:commentReference w:id="75"/>
      </w:r>
      <w:r w:rsidR="002D4CC0">
        <w:t xml:space="preserve">. Within each </w:t>
      </w:r>
      <w:r w:rsidR="008D51AD">
        <w:t>stratum</w:t>
      </w:r>
      <w:r w:rsidR="00984395">
        <w:t xml:space="preserve"> and at each age level</w:t>
      </w:r>
      <w:r w:rsidR="002D4CC0">
        <w:t xml:space="preserve">, the </w:t>
      </w:r>
      <w:r w:rsidR="008C0CCD" w:rsidRPr="00A949F0">
        <w:rPr>
          <w:i/>
          <w:iCs/>
        </w:rPr>
        <w:t>SD</w:t>
      </w:r>
      <w:r w:rsidR="002D4CC0">
        <w:t xml:space="preserve"> of the cognitive </w:t>
      </w:r>
      <w:r>
        <w:t>ability</w:t>
      </w:r>
      <w:r w:rsidR="002D4CC0">
        <w:t xml:space="preserve"> was </w:t>
      </w:r>
      <w:r w:rsidR="00760D80">
        <w:t>constrained</w:t>
      </w:r>
      <w:r w:rsidR="002D4CC0">
        <w:t xml:space="preserve"> to 1. </w:t>
      </w:r>
      <w:r w:rsidR="00B42536" w:rsidRPr="00E942A0">
        <w:t xml:space="preserve">The </w:t>
      </w:r>
      <w:r w:rsidR="00B42536" w:rsidRPr="00E942A0">
        <w:lastRenderedPageBreak/>
        <w:t>relationship between the</w:t>
      </w:r>
      <w:r w:rsidR="00C82AF8">
        <w:t xml:space="preserve"> group</w:t>
      </w:r>
      <w:r w:rsidR="00B42536" w:rsidRPr="00E942A0">
        <w:t xml:space="preserve"> </w:t>
      </w:r>
      <w:proofErr w:type="gramStart"/>
      <w:r w:rsidR="00B42536" w:rsidRPr="00E942A0">
        <w:t>mean</w:t>
      </w:r>
      <w:proofErr w:type="gramEnd"/>
      <w:r w:rsidR="00B42536" w:rsidRPr="00E942A0">
        <w:t xml:space="preserve"> of the </w:t>
      </w:r>
      <w:r w:rsidR="00156188">
        <w:t>cognitive ability</w:t>
      </w:r>
      <w:r w:rsidR="00B42536" w:rsidRPr="00E942A0">
        <w:t xml:space="preserve">, the </w:t>
      </w:r>
      <w:r w:rsidR="00C82AF8">
        <w:t>level</w:t>
      </w:r>
      <w:r w:rsidR="00984395">
        <w:t>s</w:t>
      </w:r>
      <w:r w:rsidR="00C82AF8">
        <w:t xml:space="preserve"> of the </w:t>
      </w:r>
      <w:r w:rsidR="00B42536" w:rsidRPr="00E942A0">
        <w:t>SV</w:t>
      </w:r>
      <w:r w:rsidR="00984395">
        <w:t>s</w:t>
      </w:r>
      <w:r w:rsidR="00C82AF8">
        <w:t xml:space="preserve"> </w:t>
      </w:r>
      <w:r w:rsidR="00B42536" w:rsidRPr="00E942A0">
        <w:t>and age</w:t>
      </w:r>
      <w:r w:rsidR="00C82AF8">
        <w:t xml:space="preserve"> </w:t>
      </w:r>
      <w:r w:rsidR="00B42536" w:rsidRPr="00E942A0">
        <w:t xml:space="preserve">was described by </w:t>
      </w:r>
      <w:r w:rsidR="00F96DA4">
        <w:t xml:space="preserve">the following </w:t>
      </w:r>
      <w:r w:rsidR="00B42536" w:rsidRPr="00E942A0">
        <w:t>polynomial:</w:t>
      </w:r>
    </w:p>
    <w:p w14:paraId="3BCFBEFC" w14:textId="79FFC899" w:rsidR="00B4013E" w:rsidRDefault="00B4013E" w:rsidP="00B4013E">
      <w:pPr>
        <w:jc w:val="right"/>
      </w:pPr>
      <w:commentRangeStart w:id="76"/>
      <m:oMath>
        <m:r>
          <w:rPr>
            <w:rFonts w:ascii="Cambria Math" w:hAnsi="Cambria Math"/>
          </w:rPr>
          <m:t>M</m:t>
        </m:r>
        <m:d>
          <m:dPr>
            <m:ctrlPr>
              <w:rPr>
                <w:rFonts w:ascii="Cambria Math" w:hAnsi="Cambria Math"/>
                <w:i/>
              </w:rPr>
            </m:ctrlPr>
          </m:dPr>
          <m:e>
            <m:r>
              <w:rPr>
                <w:rFonts w:ascii="Cambria Math" w:hAnsi="Cambria Math"/>
              </w:rPr>
              <m:t>age, S</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S</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S</m:t>
            </m:r>
            <m:sSub>
              <m:sSubPr>
                <m:ctrlPr>
                  <w:rPr>
                    <w:rFonts w:ascii="Cambria Math" w:hAnsi="Cambria Math"/>
                    <w:i/>
                  </w:rPr>
                </m:ctrlPr>
              </m:sSubPr>
              <m:e>
                <m:r>
                  <w:rPr>
                    <w:rFonts w:ascii="Cambria Math" w:hAnsi="Cambria Math"/>
                  </w:rPr>
                  <m:t>V</m:t>
                </m:r>
              </m:e>
              <m:sub>
                <m:r>
                  <w:rPr>
                    <w:rFonts w:ascii="Cambria Math" w:hAnsi="Cambria Math"/>
                  </w:rPr>
                  <m:t>3</m:t>
                </m:r>
              </m:sub>
            </m:sSub>
          </m:e>
        </m:d>
        <m:r>
          <w:rPr>
            <w:rFonts w:ascii="Cambria Math" w:hAnsi="Cambria Math"/>
          </w:rPr>
          <m:t>=-1.5⋅S</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- 0.25⋅S</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- 0.1⋅S</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- 0.05⋅ S</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⋅S</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+ 1.2⋅age - 0.06⋅</m:t>
        </m:r>
        <m:sSup>
          <m:sSupPr>
            <m:ctrlPr>
              <w:rPr>
                <w:rFonts w:ascii="Cambria Math" w:hAnsi="Cambria Math"/>
                <w:i/>
              </w:rPr>
            </m:ctrlPr>
          </m:sSupPr>
          <m:e>
            <m:r>
              <w:rPr>
                <w:rFonts w:ascii="Cambria Math" w:hAnsi="Cambria Math"/>
              </w:rPr>
              <m:t>age</m:t>
            </m:r>
          </m:e>
          <m:sup>
            <m:r>
              <w:rPr>
                <w:rFonts w:ascii="Cambria Math" w:hAnsi="Cambria Math"/>
              </w:rPr>
              <m:t>2</m:t>
            </m:r>
          </m:sup>
        </m:sSup>
        <m:r>
          <w:rPr>
            <w:rFonts w:ascii="Cambria Math" w:hAnsi="Cambria Math"/>
          </w:rPr>
          <m:t>+ 0.0001⋅</m:t>
        </m:r>
        <m:sSup>
          <m:sSupPr>
            <m:ctrlPr>
              <w:rPr>
                <w:rFonts w:ascii="Cambria Math" w:hAnsi="Cambria Math"/>
                <w:i/>
              </w:rPr>
            </m:ctrlPr>
          </m:sSupPr>
          <m:e>
            <m:r>
              <w:rPr>
                <w:rFonts w:ascii="Cambria Math" w:hAnsi="Cambria Math"/>
              </w:rPr>
              <m:t>age</m:t>
            </m:r>
          </m:e>
          <m:sup>
            <m:r>
              <w:rPr>
                <w:rFonts w:ascii="Cambria Math" w:hAnsi="Cambria Math"/>
              </w:rPr>
              <m:t>4</m:t>
            </m:r>
          </m:sup>
        </m:sSup>
      </m:oMath>
      <w:r>
        <w:t xml:space="preserve">                                                                     (1)</w:t>
      </w:r>
      <w:commentRangeEnd w:id="76"/>
      <w:r w:rsidR="007E5A7A">
        <w:rPr>
          <w:rStyle w:val="CommentReference"/>
        </w:rPr>
        <w:commentReference w:id="76"/>
      </w:r>
    </w:p>
    <w:p w14:paraId="0D97B599" w14:textId="29CC3484" w:rsidR="00B42536" w:rsidRDefault="007A69CB" w:rsidP="00B4013E">
      <w:r w:rsidRPr="00FC6145">
        <w:rPr>
          <w:b/>
          <w:bCs/>
          <w:noProof/>
        </w:rPr>
        <w:drawing>
          <wp:anchor distT="0" distB="71755" distL="114300" distR="114300" simplePos="0" relativeHeight="251658240" behindDoc="0" locked="0" layoutInCell="1" allowOverlap="1" wp14:anchorId="00D1808B" wp14:editId="7E765632">
            <wp:simplePos x="0" y="0"/>
            <wp:positionH relativeFrom="margin">
              <wp:posOffset>-10160</wp:posOffset>
            </wp:positionH>
            <wp:positionV relativeFrom="paragraph">
              <wp:posOffset>1730375</wp:posOffset>
            </wp:positionV>
            <wp:extent cx="5760000" cy="4503600"/>
            <wp:effectExtent l="19050" t="19050" r="12700" b="1143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450360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roofErr w:type="gramStart"/>
      <w:r w:rsidR="00984395">
        <w:t>As a consequence</w:t>
      </w:r>
      <w:proofErr w:type="gramEnd"/>
      <w:r w:rsidR="00984395">
        <w:t xml:space="preserve">, the SVs had different effects on the cognitive variable. </w:t>
      </w:r>
      <w:commentRangeStart w:id="77"/>
      <w:r w:rsidR="00984395">
        <w:t>The correlation of SV</w:t>
      </w:r>
      <w:r w:rsidR="00984395" w:rsidRPr="00984395">
        <w:rPr>
          <w:vertAlign w:val="subscript"/>
        </w:rPr>
        <w:t>1</w:t>
      </w:r>
      <w:r w:rsidR="00984395">
        <w:t xml:space="preserve"> with the cognitive variable was </w:t>
      </w:r>
      <w:r w:rsidR="00984395" w:rsidRPr="00984395">
        <w:rPr>
          <w:i/>
          <w:iCs/>
        </w:rPr>
        <w:t>r</w:t>
      </w:r>
      <w:r w:rsidR="00984395">
        <w:t xml:space="preserve"> = </w:t>
      </w:r>
      <w:r w:rsidR="001E01D4">
        <w:t>-</w:t>
      </w:r>
      <w:r w:rsidR="00984395">
        <w:t>.78 at a given age level, that is, the effect was very large. The correlations of SV</w:t>
      </w:r>
      <w:r w:rsidR="00984395" w:rsidRPr="00DA572F">
        <w:rPr>
          <w:vertAlign w:val="subscript"/>
        </w:rPr>
        <w:t>2</w:t>
      </w:r>
      <w:r w:rsidR="00984395">
        <w:t xml:space="preserve"> and SV</w:t>
      </w:r>
      <w:r w:rsidR="00984395" w:rsidRPr="00DA572F">
        <w:rPr>
          <w:vertAlign w:val="subscript"/>
        </w:rPr>
        <w:t>3</w:t>
      </w:r>
      <w:r w:rsidR="00984395">
        <w:t xml:space="preserve"> were </w:t>
      </w:r>
      <w:r w:rsidR="00984395" w:rsidRPr="00DA572F">
        <w:rPr>
          <w:i/>
          <w:iCs/>
        </w:rPr>
        <w:t>r</w:t>
      </w:r>
      <w:r w:rsidR="00984395">
        <w:t xml:space="preserve"> = </w:t>
      </w:r>
      <w:r w:rsidR="001E01D4">
        <w:t>-</w:t>
      </w:r>
      <w:r w:rsidR="00984395">
        <w:t xml:space="preserve">.54 (medium effect) and </w:t>
      </w:r>
      <w:r w:rsidR="00984395" w:rsidRPr="00DA572F">
        <w:rPr>
          <w:i/>
          <w:iCs/>
        </w:rPr>
        <w:t>r</w:t>
      </w:r>
      <w:r w:rsidR="00984395">
        <w:t xml:space="preserve"> = </w:t>
      </w:r>
      <w:r w:rsidR="001E01D4">
        <w:t>-</w:t>
      </w:r>
      <w:r w:rsidR="00984395">
        <w:t>.31 (small effect)</w:t>
      </w:r>
      <w:r w:rsidR="00DA572F">
        <w:t>, respectively</w:t>
      </w:r>
      <w:r w:rsidR="00984395">
        <w:t>.</w:t>
      </w:r>
      <w:commentRangeEnd w:id="77"/>
      <w:r w:rsidR="003170DA">
        <w:rPr>
          <w:rStyle w:val="CommentReference"/>
        </w:rPr>
        <w:commentReference w:id="77"/>
      </w:r>
      <w:r w:rsidR="00B42536" w:rsidRPr="00E942A0">
        <w:t xml:space="preserve"> </w:t>
      </w:r>
      <w:r w:rsidR="00306974" w:rsidRPr="00306974">
        <w:t xml:space="preserve">The population model is illustrated schematically in Figure </w:t>
      </w:r>
      <w:r w:rsidR="00710A03">
        <w:t>1</w:t>
      </w:r>
      <w:r w:rsidR="00306974" w:rsidRPr="00306974">
        <w:t>.</w:t>
      </w:r>
    </w:p>
    <w:p w14:paraId="20B67635" w14:textId="6B71A1EA" w:rsidR="00FC6145" w:rsidRDefault="00FC6145" w:rsidP="00FC6145">
      <w:pPr>
        <w:pStyle w:val="Caption"/>
      </w:pPr>
      <w:r w:rsidRPr="00913A38">
        <w:rPr>
          <w:b/>
          <w:bCs/>
          <w:i/>
          <w:iCs w:val="0"/>
        </w:rPr>
        <w:t>Figure 1.</w:t>
      </w:r>
      <w:r w:rsidRPr="00FC6145">
        <w:t xml:space="preserve"> Population model: The mean cognitive ability increases across the </w:t>
      </w:r>
      <w:commentRangeStart w:id="78"/>
      <w:r w:rsidRPr="00FC6145">
        <w:t>six age cohorts</w:t>
      </w:r>
      <w:commentRangeEnd w:id="78"/>
      <w:r w:rsidR="008321A7">
        <w:rPr>
          <w:rStyle w:val="CommentReference"/>
          <w:iCs w:val="0"/>
        </w:rPr>
        <w:commentReference w:id="78"/>
      </w:r>
      <w:r w:rsidRPr="00FC6145">
        <w:t xml:space="preserve">. The black solid line represents the population mean. The black dotted lines represent level 1, 2 and 3 of SV1, that is, the SV with the largest effect on the cognitive ability. The grey lines represent the 27 </w:t>
      </w:r>
      <w:r w:rsidR="008D51AD">
        <w:t>strata</w:t>
      </w:r>
      <w:r w:rsidRPr="00FC6145">
        <w:t xml:space="preserve"> with </w:t>
      </w:r>
      <w:commentRangeStart w:id="79"/>
      <w:r w:rsidR="008D51AD">
        <w:t>stratum</w:t>
      </w:r>
      <w:r w:rsidRPr="00F97C22">
        <w:rPr>
          <w:vertAlign w:val="subscript"/>
        </w:rPr>
        <w:t>1</w:t>
      </w:r>
      <w:r w:rsidR="00F97C22" w:rsidRPr="00F97C22">
        <w:rPr>
          <w:vertAlign w:val="subscript"/>
        </w:rPr>
        <w:t>,</w:t>
      </w:r>
      <w:r w:rsidRPr="00F97C22">
        <w:rPr>
          <w:vertAlign w:val="subscript"/>
        </w:rPr>
        <w:t>1</w:t>
      </w:r>
      <w:r w:rsidR="00F97C22" w:rsidRPr="00F97C22">
        <w:rPr>
          <w:vertAlign w:val="subscript"/>
        </w:rPr>
        <w:t>,</w:t>
      </w:r>
      <w:proofErr w:type="gramStart"/>
      <w:r w:rsidRPr="00F97C22">
        <w:rPr>
          <w:vertAlign w:val="subscript"/>
        </w:rPr>
        <w:t>1</w:t>
      </w:r>
      <w:r w:rsidRPr="00FC6145">
        <w:t xml:space="preserve">  being</w:t>
      </w:r>
      <w:proofErr w:type="gramEnd"/>
      <w:r w:rsidRPr="00FC6145">
        <w:t xml:space="preserve"> the best-performing group and </w:t>
      </w:r>
      <w:r w:rsidR="008D51AD">
        <w:t>stratum</w:t>
      </w:r>
      <w:r w:rsidRPr="00F97C22">
        <w:rPr>
          <w:vertAlign w:val="subscript"/>
        </w:rPr>
        <w:t>3</w:t>
      </w:r>
      <w:r w:rsidR="00F97C22" w:rsidRPr="00F97C22">
        <w:rPr>
          <w:vertAlign w:val="subscript"/>
        </w:rPr>
        <w:t>,</w:t>
      </w:r>
      <w:r w:rsidRPr="00F97C22">
        <w:rPr>
          <w:vertAlign w:val="subscript"/>
        </w:rPr>
        <w:t>3</w:t>
      </w:r>
      <w:r w:rsidR="00F97C22" w:rsidRPr="00F97C22">
        <w:rPr>
          <w:vertAlign w:val="subscript"/>
        </w:rPr>
        <w:t>,</w:t>
      </w:r>
      <w:r w:rsidRPr="00F97C22">
        <w:rPr>
          <w:vertAlign w:val="subscript"/>
        </w:rPr>
        <w:t>3</w:t>
      </w:r>
      <w:r w:rsidRPr="00FC6145">
        <w:t xml:space="preserve"> showing the lowest performance.</w:t>
      </w:r>
      <w:commentRangeEnd w:id="79"/>
      <w:r w:rsidR="00115725">
        <w:rPr>
          <w:rStyle w:val="CommentReference"/>
          <w:iCs w:val="0"/>
        </w:rPr>
        <w:commentReference w:id="79"/>
      </w:r>
    </w:p>
    <w:p w14:paraId="1D087740" w14:textId="77777777" w:rsidR="009A5715" w:rsidRPr="009A5715" w:rsidRDefault="009A5715" w:rsidP="009A5715"/>
    <w:p w14:paraId="7B74433B" w14:textId="04E502D5" w:rsidR="00920D06" w:rsidRDefault="00967A12" w:rsidP="00920D06">
      <w:pPr>
        <w:pStyle w:val="Heading3"/>
      </w:pPr>
      <w:ins w:id="80" w:author="David Herzberg" w:date="2022-05-12T16:49:00Z">
        <w:r>
          <w:lastRenderedPageBreak/>
          <w:t>START HERE</w:t>
        </w:r>
      </w:ins>
      <w:r w:rsidR="002E24DF">
        <w:t>Reference population</w:t>
      </w:r>
      <w:r w:rsidR="00920D06">
        <w:t xml:space="preserve">      </w:t>
      </w:r>
    </w:p>
    <w:p w14:paraId="51D56EAE" w14:textId="614A115E" w:rsidR="00920D06" w:rsidRDefault="00920D06" w:rsidP="00920D06">
      <w:r w:rsidRPr="00920D06">
        <w:t xml:space="preserve">To simulate </w:t>
      </w:r>
      <w:r w:rsidR="003D76DB">
        <w:t>a</w:t>
      </w:r>
      <w:r w:rsidRPr="00920D06">
        <w:t xml:space="preserve"> </w:t>
      </w:r>
      <w:r w:rsidR="002E24DF">
        <w:t>reference population</w:t>
      </w:r>
      <w:r>
        <w:t xml:space="preserve">, we drew 24,000,000 pairs of random numbers (4,000,000 per age cohort), whereby each pair represented one individual in the population. </w:t>
      </w:r>
      <w:r w:rsidRPr="00920D06">
        <w:t xml:space="preserve">The size of the population was roughly based on the </w:t>
      </w:r>
      <w:commentRangeStart w:id="81"/>
      <w:r w:rsidRPr="00920D06">
        <w:t xml:space="preserve">corresponding cohort size </w:t>
      </w:r>
      <w:commentRangeEnd w:id="81"/>
      <w:r w:rsidR="00D30076">
        <w:rPr>
          <w:rStyle w:val="CommentReference"/>
        </w:rPr>
        <w:commentReference w:id="81"/>
      </w:r>
      <w:r w:rsidRPr="00920D06">
        <w:t>of the US population.</w:t>
      </w:r>
      <w:r>
        <w:t xml:space="preserve"> </w:t>
      </w:r>
      <w:commentRangeStart w:id="82"/>
      <w:r>
        <w:t>The first random number was uniformly distributed between 0 and 6 and represented age.</w:t>
      </w:r>
      <w:commentRangeEnd w:id="82"/>
      <w:r w:rsidR="006A55C8">
        <w:rPr>
          <w:rStyle w:val="CommentReference"/>
        </w:rPr>
        <w:commentReference w:id="82"/>
      </w:r>
      <w:r>
        <w:t xml:space="preserve"> The second one was normally distributed with </w:t>
      </w:r>
      <w:r w:rsidRPr="00337F4A">
        <w:rPr>
          <w:i/>
          <w:iCs/>
        </w:rPr>
        <w:t>M</w:t>
      </w:r>
      <w:r>
        <w:t xml:space="preserve"> = 0 and </w:t>
      </w:r>
      <w:r w:rsidRPr="00337F4A">
        <w:rPr>
          <w:i/>
          <w:iCs/>
        </w:rPr>
        <w:t>SD</w:t>
      </w:r>
      <w:r>
        <w:t xml:space="preserve"> = 1</w:t>
      </w:r>
      <w:r w:rsidR="003D76DB">
        <w:t xml:space="preserve"> and represented the cognitive ability </w:t>
      </w:r>
      <w:r w:rsidR="002B48A5">
        <w:t xml:space="preserve">of the individual with respect to other individuals of the same </w:t>
      </w:r>
      <w:r w:rsidR="008D51AD">
        <w:t>stratum</w:t>
      </w:r>
      <w:r w:rsidR="002B48A5">
        <w:t xml:space="preserve"> and age</w:t>
      </w:r>
      <w:r>
        <w:t xml:space="preserve">. This random number was converted into the </w:t>
      </w:r>
      <w:r w:rsidR="002B48A5">
        <w:t>population-specific</w:t>
      </w:r>
      <w:r w:rsidR="003D76DB">
        <w:t xml:space="preserve"> </w:t>
      </w:r>
      <w:r>
        <w:t>cognitive ability of the individual by adding the respective</w:t>
      </w:r>
      <w:r w:rsidR="004F5C96">
        <w:t xml:space="preserve"> age-</w:t>
      </w:r>
      <w:r w:rsidR="002B48A5">
        <w:t xml:space="preserve"> and </w:t>
      </w:r>
      <w:r w:rsidR="008D51AD">
        <w:t>stratum</w:t>
      </w:r>
      <w:r w:rsidR="002B48A5">
        <w:t>-</w:t>
      </w:r>
      <w:r w:rsidR="004F5C96">
        <w:t>specific</w:t>
      </w:r>
      <w:r>
        <w:t xml:space="preserve"> mean of the cognitive ability (see formula 1). We thereby </w:t>
      </w:r>
      <w:proofErr w:type="gramStart"/>
      <w:r>
        <w:t>took into account</w:t>
      </w:r>
      <w:proofErr w:type="gramEnd"/>
      <w:r>
        <w:t xml:space="preserve"> the different proportions of the SVs in the </w:t>
      </w:r>
      <w:r w:rsidR="002E24DF">
        <w:t>reference population</w:t>
      </w:r>
      <w:r>
        <w:t xml:space="preserve">. For example, </w:t>
      </w:r>
      <w:r w:rsidR="000426CF">
        <w:t>7</w:t>
      </w:r>
      <w:r>
        <w:t>.</w:t>
      </w:r>
      <w:r w:rsidR="000426CF">
        <w:t>2</w:t>
      </w:r>
      <w:r>
        <w:t xml:space="preserve"> % (</w:t>
      </w:r>
      <w:proofErr w:type="gramStart"/>
      <w:r>
        <w:t>=  40</w:t>
      </w:r>
      <w:proofErr w:type="gramEnd"/>
      <w:r>
        <w:t xml:space="preserve"> % * 30 % * </w:t>
      </w:r>
      <w:r w:rsidR="000426CF">
        <w:t>6</w:t>
      </w:r>
      <w:r>
        <w:t xml:space="preserve">0 %) of all individuals were assigned to </w:t>
      </w:r>
      <w:r w:rsidR="008D51AD">
        <w:t>stratum</w:t>
      </w:r>
      <w:r w:rsidRPr="00A24A0D">
        <w:rPr>
          <w:vertAlign w:val="subscript"/>
        </w:rPr>
        <w:t>1</w:t>
      </w:r>
      <w:r w:rsidR="00ED3C32">
        <w:rPr>
          <w:vertAlign w:val="subscript"/>
        </w:rPr>
        <w:t>,</w:t>
      </w:r>
      <w:r w:rsidRPr="00A24A0D">
        <w:rPr>
          <w:vertAlign w:val="subscript"/>
        </w:rPr>
        <w:t>1</w:t>
      </w:r>
      <w:r w:rsidR="00ED3C32">
        <w:rPr>
          <w:vertAlign w:val="subscript"/>
        </w:rPr>
        <w:t>,</w:t>
      </w:r>
      <w:r w:rsidRPr="00A24A0D">
        <w:rPr>
          <w:vertAlign w:val="subscript"/>
        </w:rPr>
        <w:t>1</w:t>
      </w:r>
      <w:r>
        <w:t xml:space="preserve"> (</w:t>
      </w:r>
      <w:r w:rsidRPr="00E942A0">
        <w:t>SV</w:t>
      </w:r>
      <w:r>
        <w:rPr>
          <w:vertAlign w:val="subscript"/>
        </w:rPr>
        <w:t>1</w:t>
      </w:r>
      <w:r w:rsidRPr="00E942A0">
        <w:t xml:space="preserve"> = 1, SV</w:t>
      </w:r>
      <w:r>
        <w:rPr>
          <w:vertAlign w:val="subscript"/>
        </w:rPr>
        <w:t xml:space="preserve">2 </w:t>
      </w:r>
      <w:r w:rsidRPr="00E942A0">
        <w:t>=</w:t>
      </w:r>
      <w:r>
        <w:t xml:space="preserve"> 1</w:t>
      </w:r>
      <w:r w:rsidRPr="00E942A0">
        <w:t>, SV</w:t>
      </w:r>
      <w:r w:rsidRPr="00954656">
        <w:rPr>
          <w:vertAlign w:val="subscript"/>
        </w:rPr>
        <w:t>3</w:t>
      </w:r>
      <w:r>
        <w:rPr>
          <w:vertAlign w:val="subscript"/>
        </w:rPr>
        <w:t xml:space="preserve"> </w:t>
      </w:r>
      <w:r w:rsidRPr="00E942A0">
        <w:t>=</w:t>
      </w:r>
      <w:r>
        <w:t xml:space="preserve"> 1) and so on.</w:t>
      </w:r>
    </w:p>
    <w:p w14:paraId="3105F8D7" w14:textId="49C77B52" w:rsidR="00920D06" w:rsidRDefault="007309D1" w:rsidP="00F955B4">
      <w:r w:rsidRPr="007309D1">
        <w:t xml:space="preserve">To be able to produce test results based on a 1-PL model later, </w:t>
      </w:r>
      <w:r w:rsidR="005D1726">
        <w:t xml:space="preserve">we subsequently </w:t>
      </w:r>
      <w:r w:rsidR="005D1726" w:rsidRPr="005D1726">
        <w:rPr>
          <w:i/>
          <w:iCs/>
        </w:rPr>
        <w:t>z</w:t>
      </w:r>
      <w:r w:rsidR="005D1726">
        <w:t xml:space="preserve">-standardized all cognitive abilities using the mean </w:t>
      </w:r>
      <m:oMath>
        <m:r>
          <w:rPr>
            <w:rFonts w:ascii="Cambria Math" w:hAnsi="Cambria Math"/>
          </w:rPr>
          <m:t>μ</m:t>
        </m:r>
      </m:oMath>
      <w:r w:rsidR="005D1726">
        <w:t xml:space="preserve"> and standard deviation </w:t>
      </w:r>
      <m:oMath>
        <m:r>
          <w:rPr>
            <w:rFonts w:ascii="Cambria Math" w:hAnsi="Cambria Math"/>
          </w:rPr>
          <m:t>σ</m:t>
        </m:r>
      </m:oMath>
      <w:r w:rsidR="005D1726">
        <w:t xml:space="preserve"> of the entire population</w:t>
      </w:r>
      <w:r w:rsidR="00156188">
        <w:t xml:space="preserve"> according to formula 2</w:t>
      </w:r>
      <w:r w:rsidR="005D1726">
        <w:t>.</w:t>
      </w:r>
      <w:r w:rsidR="00920D06" w:rsidRPr="00E942A0">
        <w:t xml:space="preserve"> </w:t>
      </w:r>
    </w:p>
    <w:p w14:paraId="04D2C31F" w14:textId="349E61A0" w:rsidR="00B4013E" w:rsidRPr="00B4013E" w:rsidRDefault="00967A12" w:rsidP="00F955B4">
      <m:oMathPara>
        <m:oMathParaPr>
          <m:jc m:val="right"/>
        </m:oMathParaPr>
        <m:oMath>
          <m:sSub>
            <m:sSubPr>
              <m:ctrlPr>
                <w:rPr>
                  <w:rFonts w:ascii="Cambria Math" w:hAnsi="Cambria Math"/>
                  <w:i/>
                </w:rPr>
              </m:ctrlPr>
            </m:sSubPr>
            <m:e>
              <m:r>
                <w:rPr>
                  <w:rFonts w:ascii="Cambria Math" w:hAnsi="Cambria Math"/>
                </w:rPr>
                <m:t>θ</m:t>
              </m:r>
            </m:e>
            <m:sub>
              <m:r>
                <w:rPr>
                  <w:rFonts w:ascii="Cambria Math" w:hAnsi="Cambria Math"/>
                </w:rPr>
                <m:t>pop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-μ</m:t>
              </m:r>
            </m:num>
            <m:den>
              <m:r>
                <w:rPr>
                  <w:rFonts w:ascii="Cambria Math" w:hAnsi="Cambria Math"/>
                </w:rPr>
                <m:t>σ</m:t>
              </m:r>
            </m:den>
          </m:f>
          <m:r>
            <w:rPr>
              <w:rFonts w:ascii="Cambria Math" w:hAnsi="Cambria Math"/>
            </w:rPr>
            <m:t xml:space="preserve">                                                                                  (2)</m:t>
          </m:r>
        </m:oMath>
      </m:oMathPara>
    </w:p>
    <w:p w14:paraId="39CCB454" w14:textId="34ED5ECA" w:rsidR="00920D06" w:rsidRDefault="00156188" w:rsidP="00B4013E">
      <w:r>
        <w:t xml:space="preserve">The </w:t>
      </w:r>
      <w:r w:rsidR="00920D06" w:rsidRPr="00E942A0">
        <w:t>resulting variable</w:t>
      </w:r>
      <w:r>
        <w:t xml:space="preserve"> </w:t>
      </w:r>
      <w:proofErr w:type="spellStart"/>
      <w:r w:rsidRPr="00156188">
        <w:rPr>
          <w:i/>
          <w:iCs/>
        </w:rPr>
        <w:t>θ</w:t>
      </w:r>
      <w:r w:rsidR="009A32AF">
        <w:rPr>
          <w:vertAlign w:val="subscript"/>
        </w:rPr>
        <w:t>p</w:t>
      </w:r>
      <w:r w:rsidRPr="00156188">
        <w:rPr>
          <w:vertAlign w:val="subscript"/>
        </w:rPr>
        <w:t>op</w:t>
      </w:r>
      <w:proofErr w:type="spellEnd"/>
      <w:r w:rsidR="00920D06" w:rsidRPr="00E942A0">
        <w:t xml:space="preserve"> describe</w:t>
      </w:r>
      <w:r>
        <w:t xml:space="preserve">d </w:t>
      </w:r>
      <w:r w:rsidR="00920D06" w:rsidRPr="00E942A0">
        <w:t xml:space="preserve">a person’s latent ability with respect to the </w:t>
      </w:r>
      <w:r>
        <w:t>entire</w:t>
      </w:r>
      <w:r w:rsidR="00920D06" w:rsidRPr="00E942A0">
        <w:t xml:space="preserve"> </w:t>
      </w:r>
      <w:r w:rsidR="002E24DF">
        <w:t>reference population</w:t>
      </w:r>
      <w:r w:rsidR="00920D06" w:rsidRPr="00E942A0">
        <w:t xml:space="preserve">. </w:t>
      </w:r>
      <w:r w:rsidR="00920D06" w:rsidRPr="00E942A0">
        <w:tab/>
      </w:r>
    </w:p>
    <w:p w14:paraId="51970C53" w14:textId="48EBDBD1" w:rsidR="00E2287E" w:rsidRDefault="00B42536" w:rsidP="00E2287E">
      <w:pPr>
        <w:pStyle w:val="Heading3"/>
      </w:pPr>
      <w:r w:rsidRPr="00265734">
        <w:t xml:space="preserve">Population </w:t>
      </w:r>
      <w:r>
        <w:t>samples</w:t>
      </w:r>
      <w:r w:rsidR="00CF7561">
        <w:t xml:space="preserve"> and norm samples</w:t>
      </w:r>
    </w:p>
    <w:p w14:paraId="7A7C15E9" w14:textId="5D4DFD45" w:rsidR="00B42536" w:rsidRPr="00E942A0" w:rsidRDefault="00C9009F" w:rsidP="00772334">
      <w:r>
        <w:t xml:space="preserve">The </w:t>
      </w:r>
      <w:r w:rsidR="002E24DF">
        <w:t>reference population</w:t>
      </w:r>
      <w:r>
        <w:t xml:space="preserve"> served as unbiased </w:t>
      </w:r>
      <w:r w:rsidR="00772334">
        <w:t xml:space="preserve">random </w:t>
      </w:r>
      <w:r>
        <w:t xml:space="preserve">sampling </w:t>
      </w:r>
      <w:r w:rsidR="00DD2B82">
        <w:t>(i.e., sampling condition 1)</w:t>
      </w:r>
      <w:r w:rsidR="00804A1E">
        <w:t xml:space="preserve">. </w:t>
      </w:r>
      <w:r w:rsidR="002E58D9">
        <w:t>T</w:t>
      </w:r>
      <w:r w:rsidR="00693B8D">
        <w:t xml:space="preserve">o be able to mimic different </w:t>
      </w:r>
      <w:r w:rsidR="00DD2B82">
        <w:t xml:space="preserve">biased </w:t>
      </w:r>
      <w:r w:rsidR="00693B8D">
        <w:t xml:space="preserve">sampling conditions, </w:t>
      </w:r>
      <w:r w:rsidR="00834435">
        <w:t xml:space="preserve">we generated five </w:t>
      </w:r>
      <w:r w:rsidR="000A5C92">
        <w:t xml:space="preserve">additional </w:t>
      </w:r>
      <w:r w:rsidR="008A43FC">
        <w:t>population</w:t>
      </w:r>
      <w:r w:rsidR="006B1E5D">
        <w:t xml:space="preserve"> </w:t>
      </w:r>
      <w:r w:rsidR="008A43FC">
        <w:t>s</w:t>
      </w:r>
      <w:r w:rsidR="006B1E5D">
        <w:t>amples</w:t>
      </w:r>
      <w:r w:rsidR="007309D1">
        <w:t xml:space="preserve"> </w:t>
      </w:r>
      <w:r w:rsidR="00DD2B82">
        <w:t>in the same way</w:t>
      </w:r>
      <w:r w:rsidR="002E58D9">
        <w:t>,</w:t>
      </w:r>
      <w:r w:rsidR="000A5C92">
        <w:t xml:space="preserve"> </w:t>
      </w:r>
      <w:r w:rsidR="002E58D9">
        <w:t>b</w:t>
      </w:r>
      <w:r w:rsidR="00DD2B82">
        <w:t xml:space="preserve">ut this time, </w:t>
      </w:r>
      <w:r w:rsidR="00834435">
        <w:t xml:space="preserve">the </w:t>
      </w:r>
      <w:r w:rsidR="00452C91">
        <w:t xml:space="preserve">proportions of the </w:t>
      </w:r>
      <w:r w:rsidR="002A5D41">
        <w:t>subgroups</w:t>
      </w:r>
      <w:r w:rsidR="00452C91">
        <w:t xml:space="preserve"> differed from the </w:t>
      </w:r>
      <w:r w:rsidR="002E24DF">
        <w:t>reference population</w:t>
      </w:r>
      <w:r w:rsidR="00452C91">
        <w:t xml:space="preserve"> </w:t>
      </w:r>
      <w:proofErr w:type="gramStart"/>
      <w:r>
        <w:t>with regard to</w:t>
      </w:r>
      <w:proofErr w:type="gramEnd"/>
      <w:r>
        <w:t xml:space="preserve"> their marginal or joint probabilities</w:t>
      </w:r>
      <w:r w:rsidR="002E58D9">
        <w:t xml:space="preserve"> (cf. Rationale)</w:t>
      </w:r>
      <w:r w:rsidR="00452C91">
        <w:t xml:space="preserve">: </w:t>
      </w:r>
      <w:r w:rsidR="008A43FC">
        <w:t xml:space="preserve"> </w:t>
      </w:r>
    </w:p>
    <w:p w14:paraId="056173B9" w14:textId="3E47BCC5" w:rsidR="00B42536" w:rsidRPr="00E942A0" w:rsidRDefault="00B42536" w:rsidP="00B42536">
      <w:pPr>
        <w:pStyle w:val="ListParagraph"/>
        <w:numPr>
          <w:ilvl w:val="0"/>
          <w:numId w:val="16"/>
        </w:numPr>
      </w:pPr>
      <w:r w:rsidRPr="00E942A0">
        <w:lastRenderedPageBreak/>
        <w:t xml:space="preserve">Sampling </w:t>
      </w:r>
      <w:r w:rsidR="0075650C">
        <w:t>condition</w:t>
      </w:r>
      <w:r w:rsidRPr="00E942A0">
        <w:t xml:space="preserve"> 2: </w:t>
      </w:r>
      <w:r w:rsidR="006B1E5D">
        <w:t>Level 1 of SV</w:t>
      </w:r>
      <w:r w:rsidR="006B1E5D" w:rsidRPr="006B1E5D">
        <w:rPr>
          <w:vertAlign w:val="subscript"/>
        </w:rPr>
        <w:t>1</w:t>
      </w:r>
      <w:r w:rsidR="006B1E5D">
        <w:t xml:space="preserve"> was underrepresented (28 % instead of 40 %) and level 3 </w:t>
      </w:r>
      <w:proofErr w:type="gramStart"/>
      <w:r w:rsidR="006B1E5D">
        <w:t>of  SV</w:t>
      </w:r>
      <w:proofErr w:type="gramEnd"/>
      <w:r w:rsidR="006B1E5D" w:rsidRPr="006B1E5D">
        <w:rPr>
          <w:vertAlign w:val="subscript"/>
        </w:rPr>
        <w:t>1</w:t>
      </w:r>
      <w:r w:rsidR="006B1E5D">
        <w:t xml:space="preserve"> was overrepresented (52 % instead of 40 %), all other marginal probabilities were unbiased</w:t>
      </w:r>
      <w:r w:rsidR="002E58D9">
        <w:t xml:space="preserve">. This scenario </w:t>
      </w:r>
      <w:r w:rsidR="00772334">
        <w:t>reflects</w:t>
      </w:r>
      <w:r w:rsidR="002E58D9">
        <w:t xml:space="preserve"> an overrepresentation of strata from underprivileged groups (e. g.</w:t>
      </w:r>
      <w:r w:rsidR="00772334">
        <w:t>,</w:t>
      </w:r>
      <w:r w:rsidR="002E58D9">
        <w:t xml:space="preserve"> low parental </w:t>
      </w:r>
      <w:r w:rsidR="00772334">
        <w:t>education</w:t>
      </w:r>
      <w:r w:rsidR="002E58D9">
        <w:t>).</w:t>
      </w:r>
    </w:p>
    <w:p w14:paraId="462FE90F" w14:textId="4FF6253E" w:rsidR="006B1E5D" w:rsidRDefault="00B42536" w:rsidP="00FD372F">
      <w:pPr>
        <w:pStyle w:val="ListParagraph"/>
        <w:numPr>
          <w:ilvl w:val="0"/>
          <w:numId w:val="16"/>
        </w:numPr>
      </w:pPr>
      <w:r w:rsidRPr="00E942A0">
        <w:t xml:space="preserve">Sampling </w:t>
      </w:r>
      <w:r w:rsidR="0075650C">
        <w:t>condition</w:t>
      </w:r>
      <w:r w:rsidRPr="00E942A0">
        <w:t xml:space="preserve"> 3: </w:t>
      </w:r>
      <w:r w:rsidR="006B1E5D">
        <w:t>The pattern of misrepresentation was the same as in sampling condition 1, but the degree of misrepresentation was higher (level 1 of SV</w:t>
      </w:r>
      <w:r w:rsidR="006B1E5D" w:rsidRPr="006B1E5D">
        <w:rPr>
          <w:vertAlign w:val="subscript"/>
        </w:rPr>
        <w:t>1</w:t>
      </w:r>
      <w:r w:rsidR="006B1E5D">
        <w:t>: 20 %</w:t>
      </w:r>
      <w:r w:rsidR="00772334">
        <w:t xml:space="preserve"> instead of 40 </w:t>
      </w:r>
      <w:proofErr w:type="gramStart"/>
      <w:r w:rsidR="00772334">
        <w:t>%</w:t>
      </w:r>
      <w:r w:rsidR="006B1E5D">
        <w:t>;  level</w:t>
      </w:r>
      <w:proofErr w:type="gramEnd"/>
      <w:r w:rsidR="006B1E5D">
        <w:t xml:space="preserve"> 3 of  SV</w:t>
      </w:r>
      <w:r w:rsidR="006B1E5D" w:rsidRPr="006B1E5D">
        <w:rPr>
          <w:vertAlign w:val="subscript"/>
        </w:rPr>
        <w:t>1</w:t>
      </w:r>
      <w:r w:rsidR="00B14847">
        <w:t>:</w:t>
      </w:r>
      <w:r w:rsidR="006B1E5D">
        <w:t xml:space="preserve"> </w:t>
      </w:r>
      <w:r w:rsidR="00B14847">
        <w:t>60</w:t>
      </w:r>
      <w:r w:rsidR="006B1E5D">
        <w:t xml:space="preserve"> %</w:t>
      </w:r>
      <w:r w:rsidR="00772334">
        <w:t xml:space="preserve"> instead of 40 %</w:t>
      </w:r>
      <w:r w:rsidR="00B14847">
        <w:t>)</w:t>
      </w:r>
    </w:p>
    <w:p w14:paraId="73033E54" w14:textId="7B6355EF" w:rsidR="00B42536" w:rsidRPr="00E942A0" w:rsidRDefault="00B42536" w:rsidP="009577B9">
      <w:pPr>
        <w:pStyle w:val="ListParagraph"/>
        <w:numPr>
          <w:ilvl w:val="0"/>
          <w:numId w:val="16"/>
        </w:numPr>
      </w:pPr>
      <w:r w:rsidRPr="00E942A0">
        <w:t xml:space="preserve">Sampling </w:t>
      </w:r>
      <w:r w:rsidR="0075650C">
        <w:t>condition</w:t>
      </w:r>
      <w:r w:rsidRPr="00E942A0">
        <w:t xml:space="preserve"> 4: </w:t>
      </w:r>
      <w:r w:rsidR="005655D7">
        <w:t>Level 2 of SV</w:t>
      </w:r>
      <w:r w:rsidR="005655D7" w:rsidRPr="006B1E5D">
        <w:rPr>
          <w:vertAlign w:val="subscript"/>
        </w:rPr>
        <w:t>1</w:t>
      </w:r>
      <w:r w:rsidR="005655D7">
        <w:t xml:space="preserve"> was heavily overrepresented (40 % instead of 20 %) and the other two levels </w:t>
      </w:r>
      <w:proofErr w:type="gramStart"/>
      <w:r w:rsidR="005655D7">
        <w:t>of  SV</w:t>
      </w:r>
      <w:proofErr w:type="gramEnd"/>
      <w:r w:rsidR="005655D7" w:rsidRPr="006B1E5D">
        <w:rPr>
          <w:vertAlign w:val="subscript"/>
        </w:rPr>
        <w:t>1</w:t>
      </w:r>
      <w:r w:rsidR="005655D7">
        <w:t xml:space="preserve"> were underrepresented (30 % instead of 40 %)</w:t>
      </w:r>
      <w:r w:rsidR="00E04378">
        <w:t xml:space="preserve">. </w:t>
      </w:r>
      <w:r w:rsidR="004E7856">
        <w:t xml:space="preserve">The misrepresentations on average were as high as in sampling condition 3, but the effects on the raw score distributions were different: </w:t>
      </w:r>
      <w:r w:rsidR="00D356DA">
        <w:t>This manipulation reduced the variance of the raw score distributions</w:t>
      </w:r>
      <w:r w:rsidR="009577B9">
        <w:t xml:space="preserve"> because the tails of the distributions where underrepresented</w:t>
      </w:r>
      <w:r w:rsidR="00D356DA">
        <w:t xml:space="preserve">, but </w:t>
      </w:r>
      <w:r w:rsidR="009577B9">
        <w:t xml:space="preserve">it </w:t>
      </w:r>
      <w:r w:rsidR="00D356DA">
        <w:t>did not alter the mean.</w:t>
      </w:r>
      <w:r w:rsidR="005655D7">
        <w:t xml:space="preserve"> </w:t>
      </w:r>
    </w:p>
    <w:p w14:paraId="5E7B0770" w14:textId="75685E75" w:rsidR="00B42536" w:rsidRPr="00E942A0" w:rsidRDefault="00B42536" w:rsidP="00B42536">
      <w:pPr>
        <w:pStyle w:val="ListParagraph"/>
        <w:numPr>
          <w:ilvl w:val="0"/>
          <w:numId w:val="16"/>
        </w:numPr>
      </w:pPr>
      <w:r w:rsidRPr="00E942A0">
        <w:t xml:space="preserve">Sampling </w:t>
      </w:r>
      <w:r w:rsidR="0075650C">
        <w:t>condition</w:t>
      </w:r>
      <w:r w:rsidRPr="00E942A0">
        <w:t xml:space="preserve"> 5: </w:t>
      </w:r>
      <w:r w:rsidR="00AB69DE">
        <w:t>T</w:t>
      </w:r>
      <w:r w:rsidR="0043472F">
        <w:t xml:space="preserve">he joint probabilities showed large </w:t>
      </w:r>
      <w:r w:rsidR="00E04378">
        <w:t>mis</w:t>
      </w:r>
      <w:r w:rsidR="00AB69DE">
        <w:t>representations,</w:t>
      </w:r>
      <w:r w:rsidR="0043472F">
        <w:t xml:space="preserve"> with some of the </w:t>
      </w:r>
      <w:r w:rsidR="00AB69DE">
        <w:t xml:space="preserve">27 </w:t>
      </w:r>
      <w:r w:rsidR="002A5D41">
        <w:t>subgroups</w:t>
      </w:r>
      <w:r w:rsidR="00AB69DE">
        <w:t xml:space="preserve"> being</w:t>
      </w:r>
      <w:r w:rsidR="0043472F">
        <w:t xml:space="preserve"> </w:t>
      </w:r>
      <w:r w:rsidR="009A54A2">
        <w:t>less than</w:t>
      </w:r>
      <w:r w:rsidR="0043472F">
        <w:t xml:space="preserve"> half as large </w:t>
      </w:r>
      <w:r w:rsidR="00C75EE9">
        <w:t xml:space="preserve">and others almost twice as large </w:t>
      </w:r>
      <w:r w:rsidR="0043472F">
        <w:t xml:space="preserve">as </w:t>
      </w:r>
      <w:r w:rsidR="002A5D41">
        <w:t>they should be</w:t>
      </w:r>
      <w:r w:rsidR="0043472F">
        <w:t xml:space="preserve"> </w:t>
      </w:r>
      <w:r w:rsidR="00FE2E39">
        <w:t xml:space="preserve">according to </w:t>
      </w:r>
      <w:r w:rsidR="00C75EE9">
        <w:t xml:space="preserve">their respective joint probabilities in the </w:t>
      </w:r>
      <w:r w:rsidR="002E24DF">
        <w:t>reference population</w:t>
      </w:r>
      <w:r w:rsidR="0043472F">
        <w:t xml:space="preserve">. </w:t>
      </w:r>
      <w:r w:rsidR="00AB69DE">
        <w:t xml:space="preserve">Since the marginal probabilities </w:t>
      </w:r>
      <w:r w:rsidR="003C6EDF">
        <w:t xml:space="preserve">nevertheless perfectly matched the </w:t>
      </w:r>
      <w:r w:rsidR="002E24DF">
        <w:t>reference population</w:t>
      </w:r>
      <w:r w:rsidR="00AB69DE">
        <w:t xml:space="preserve">, this manipulation had little impact on the </w:t>
      </w:r>
      <w:r w:rsidR="003C6EDF">
        <w:t xml:space="preserve">total </w:t>
      </w:r>
      <w:r w:rsidR="00AB69DE">
        <w:t xml:space="preserve">mean, but </w:t>
      </w:r>
      <w:r w:rsidR="009577B9">
        <w:t xml:space="preserve">it </w:t>
      </w:r>
      <w:r w:rsidR="00AB69DE">
        <w:t>increased the variance of the raw score distributions.</w:t>
      </w:r>
    </w:p>
    <w:p w14:paraId="30D93552" w14:textId="63C01D56" w:rsidR="00B42536" w:rsidRPr="00E942A0" w:rsidRDefault="00B42536" w:rsidP="00B42536">
      <w:pPr>
        <w:pStyle w:val="ListParagraph"/>
        <w:numPr>
          <w:ilvl w:val="0"/>
          <w:numId w:val="16"/>
        </w:numPr>
      </w:pPr>
      <w:r w:rsidRPr="00E942A0">
        <w:t xml:space="preserve">Sampling </w:t>
      </w:r>
      <w:r w:rsidR="0075650C">
        <w:t>condition</w:t>
      </w:r>
      <w:r w:rsidRPr="00E942A0">
        <w:t xml:space="preserve"> 6</w:t>
      </w:r>
      <w:r w:rsidR="009577B9">
        <w:t xml:space="preserve"> (clustered sampling)</w:t>
      </w:r>
      <w:r w:rsidRPr="00E942A0">
        <w:t xml:space="preserve">: </w:t>
      </w:r>
      <w:r w:rsidR="00696285">
        <w:t xml:space="preserve">In each separate age cohort, two thirds of the </w:t>
      </w:r>
      <w:r w:rsidR="008D51AD">
        <w:t xml:space="preserve">27 </w:t>
      </w:r>
      <w:r w:rsidR="002A5D41">
        <w:t>strata</w:t>
      </w:r>
      <w:r w:rsidR="0083381E">
        <w:t xml:space="preserve"> were not represented at all</w:t>
      </w:r>
      <w:r w:rsidR="00265491">
        <w:t>. As compensation,</w:t>
      </w:r>
      <w:r w:rsidR="0083381E">
        <w:t xml:space="preserve"> the remaining </w:t>
      </w:r>
      <w:r w:rsidR="00265491">
        <w:t>subgroups</w:t>
      </w:r>
      <w:r w:rsidR="0083381E">
        <w:t xml:space="preserve"> were tripled</w:t>
      </w:r>
      <w:r w:rsidR="00265491">
        <w:t xml:space="preserve"> in size</w:t>
      </w:r>
      <w:r w:rsidR="0083381E">
        <w:t xml:space="preserve">. This was done in an alternating way across the cohorts, leaving both the </w:t>
      </w:r>
      <w:r w:rsidR="006C0C7A">
        <w:t xml:space="preserve">marginal and </w:t>
      </w:r>
      <w:r w:rsidRPr="00E942A0">
        <w:t>join</w:t>
      </w:r>
      <w:r w:rsidR="006C0C7A">
        <w:t>t</w:t>
      </w:r>
      <w:r w:rsidRPr="00E942A0">
        <w:t xml:space="preserve"> distributions </w:t>
      </w:r>
      <w:r w:rsidR="0083381E">
        <w:t>of the SVs unchanged</w:t>
      </w:r>
      <w:r w:rsidR="006C0C7A">
        <w:t xml:space="preserve">. </w:t>
      </w:r>
      <w:r w:rsidRPr="00E942A0">
        <w:t xml:space="preserve"> </w:t>
      </w:r>
    </w:p>
    <w:p w14:paraId="6E49FB7F" w14:textId="5A659755" w:rsidR="00B42536" w:rsidRDefault="007309D1" w:rsidP="00251225">
      <w:pPr>
        <w:ind w:firstLine="0"/>
      </w:pPr>
      <w:r>
        <w:t xml:space="preserve">The </w:t>
      </w:r>
      <w:r w:rsidRPr="007309D1">
        <w:rPr>
          <w:i/>
          <w:iCs/>
        </w:rPr>
        <w:t>z</w:t>
      </w:r>
      <w:r>
        <w:t xml:space="preserve">-standardization </w:t>
      </w:r>
      <w:r w:rsidR="00CF7561">
        <w:t>of the cognitive abilit</w:t>
      </w:r>
      <w:r w:rsidR="00E37C8B">
        <w:t>ies</w:t>
      </w:r>
      <w:r w:rsidR="00CF7561">
        <w:t xml:space="preserve"> </w:t>
      </w:r>
      <w:r>
        <w:t xml:space="preserve">in all </w:t>
      </w:r>
      <w:r w:rsidR="00203F3D">
        <w:t xml:space="preserve">six </w:t>
      </w:r>
      <w:r>
        <w:t xml:space="preserve">population samples was performed with the mean and standard deviation of the </w:t>
      </w:r>
      <w:r w:rsidR="00CF7561">
        <w:t xml:space="preserve">entire unbiased </w:t>
      </w:r>
      <w:r w:rsidR="002E24DF">
        <w:t>reference population</w:t>
      </w:r>
      <w:r>
        <w:t xml:space="preserve">. </w:t>
      </w:r>
      <w:r w:rsidR="00CF7561">
        <w:t xml:space="preserve">Finally, we </w:t>
      </w:r>
      <w:r w:rsidR="00CF7561">
        <w:lastRenderedPageBreak/>
        <w:t xml:space="preserve">randomly drew 100 different norm samples with the size </w:t>
      </w:r>
      <w:r w:rsidR="00CF7561" w:rsidRPr="00251225">
        <w:rPr>
          <w:i/>
          <w:iCs/>
        </w:rPr>
        <w:t>N</w:t>
      </w:r>
      <w:r w:rsidR="00CF7561">
        <w:t xml:space="preserve"> = 600 (100 cases per age cohort) f</w:t>
      </w:r>
      <w:r w:rsidR="00922177">
        <w:t xml:space="preserve">rom </w:t>
      </w:r>
      <w:r w:rsidR="00CF7561">
        <w:t xml:space="preserve">each of the </w:t>
      </w:r>
      <w:r w:rsidR="00922177">
        <w:t>six population samples</w:t>
      </w:r>
      <w:r w:rsidR="00B42536">
        <w:t>.</w:t>
      </w:r>
      <w:r w:rsidR="00696285">
        <w:t xml:space="preserve"> </w:t>
      </w:r>
    </w:p>
    <w:p w14:paraId="4229F2CD" w14:textId="3A290BA7" w:rsidR="00172A98" w:rsidRDefault="00172A98" w:rsidP="00172A98">
      <w:pPr>
        <w:pStyle w:val="Heading3"/>
      </w:pPr>
      <w:r w:rsidRPr="009861DC">
        <w:t>Simulation of test results</w:t>
      </w:r>
      <w:r>
        <w:t xml:space="preserve">      </w:t>
      </w:r>
    </w:p>
    <w:p w14:paraId="41641659" w14:textId="77777777" w:rsidR="00817C7C" w:rsidRDefault="00E54528" w:rsidP="00817C7C">
      <w:r>
        <w:t>We used</w:t>
      </w:r>
      <w:r w:rsidR="00172A98" w:rsidRPr="00E942A0">
        <w:t xml:space="preserve"> a fictious test scale </w:t>
      </w:r>
      <w:r>
        <w:t>with</w:t>
      </w:r>
      <w:r w:rsidR="00172A98" w:rsidRPr="00E942A0">
        <w:t xml:space="preserve"> 31 items</w:t>
      </w:r>
      <w:r>
        <w:t xml:space="preserve"> to simulate test results</w:t>
      </w:r>
      <w:r w:rsidR="00FF4C14">
        <w:t xml:space="preserve"> for each of the 600 norm samples</w:t>
      </w:r>
      <w:r w:rsidR="00E119D2">
        <w:t xml:space="preserve">. The item </w:t>
      </w:r>
      <w:r w:rsidR="00172A98" w:rsidRPr="00E942A0">
        <w:t>difficult</w:t>
      </w:r>
      <w:r w:rsidR="00172A98">
        <w:t>ies</w:t>
      </w:r>
      <w:r w:rsidR="00E119D2">
        <w:t xml:space="preserve"> </w:t>
      </w:r>
      <w:proofErr w:type="spellStart"/>
      <w:r w:rsidR="00E119D2" w:rsidRPr="00E119D2">
        <w:rPr>
          <w:i/>
          <w:iCs/>
        </w:rPr>
        <w:t>δ</w:t>
      </w:r>
      <w:r w:rsidR="00E119D2" w:rsidRPr="00E119D2">
        <w:rPr>
          <w:vertAlign w:val="subscript"/>
        </w:rPr>
        <w:t>i</w:t>
      </w:r>
      <w:proofErr w:type="spellEnd"/>
      <w:r w:rsidR="00172A98" w:rsidRPr="00E942A0">
        <w:t xml:space="preserve"> were generated randomly </w:t>
      </w:r>
      <w:r>
        <w:t xml:space="preserve">and varied </w:t>
      </w:r>
      <w:r w:rsidR="00A61C73">
        <w:t xml:space="preserve">uniformly </w:t>
      </w:r>
      <w:r w:rsidR="00E119D2">
        <w:t xml:space="preserve">between -3 and +3 </w:t>
      </w:r>
      <w:r w:rsidR="00172A98" w:rsidRPr="00E942A0">
        <w:t>(</w:t>
      </w:r>
      <w:r w:rsidR="00172A98" w:rsidRPr="00E942A0">
        <w:rPr>
          <w:i/>
        </w:rPr>
        <w:t>M</w:t>
      </w:r>
      <w:r w:rsidR="00172A98" w:rsidRPr="00E942A0">
        <w:t xml:space="preserve"> = -0.04, </w:t>
      </w:r>
      <w:r w:rsidR="00172A98" w:rsidRPr="00E942A0">
        <w:rPr>
          <w:i/>
        </w:rPr>
        <w:t>SD</w:t>
      </w:r>
      <w:r w:rsidR="00172A98" w:rsidRPr="00E942A0">
        <w:t xml:space="preserve"> = 1.64)</w:t>
      </w:r>
      <w:r w:rsidR="00A61C73">
        <w:t xml:space="preserve">, so that the </w:t>
      </w:r>
      <w:commentRangeStart w:id="83"/>
      <w:r w:rsidR="00E119D2">
        <w:t>whole performance range</w:t>
      </w:r>
      <w:r w:rsidR="00A61C73">
        <w:t xml:space="preserve"> was covered</w:t>
      </w:r>
      <w:commentRangeEnd w:id="83"/>
      <w:r w:rsidR="00646EEA">
        <w:rPr>
          <w:rStyle w:val="CommentReference"/>
        </w:rPr>
        <w:commentReference w:id="83"/>
      </w:r>
      <w:r w:rsidR="00E119D2">
        <w:t xml:space="preserve">. </w:t>
      </w:r>
      <w:r w:rsidR="00B46A8F">
        <w:t xml:space="preserve">The probability </w:t>
      </w:r>
      <w:proofErr w:type="spellStart"/>
      <w:proofErr w:type="gramStart"/>
      <w:r w:rsidR="00BC5080" w:rsidRPr="00BC5080">
        <w:rPr>
          <w:i/>
          <w:iCs/>
        </w:rPr>
        <w:t>p</w:t>
      </w:r>
      <w:r w:rsidR="00BC5080" w:rsidRPr="00BC5080">
        <w:rPr>
          <w:vertAlign w:val="subscript"/>
        </w:rPr>
        <w:t>k,i</w:t>
      </w:r>
      <w:proofErr w:type="spellEnd"/>
      <w:proofErr w:type="gramEnd"/>
      <w:r w:rsidR="00BC5080">
        <w:t xml:space="preserve"> </w:t>
      </w:r>
      <w:r w:rsidR="00D22703">
        <w:t>a</w:t>
      </w:r>
      <w:r w:rsidR="00B46A8F">
        <w:t xml:space="preserve"> person </w:t>
      </w:r>
      <w:r w:rsidR="009A32AF">
        <w:t>k</w:t>
      </w:r>
      <w:r w:rsidR="00B46A8F">
        <w:t xml:space="preserve"> </w:t>
      </w:r>
      <w:r w:rsidR="002D3F65">
        <w:t xml:space="preserve">with the latent ability </w:t>
      </w:r>
      <w:proofErr w:type="spellStart"/>
      <w:r w:rsidR="002D3F65" w:rsidRPr="002D3F65">
        <w:rPr>
          <w:i/>
          <w:iCs/>
        </w:rPr>
        <w:t>θ</w:t>
      </w:r>
      <w:r w:rsidR="002D3F65" w:rsidRPr="002D3F65">
        <w:rPr>
          <w:vertAlign w:val="subscript"/>
        </w:rPr>
        <w:t>pop</w:t>
      </w:r>
      <w:r w:rsidR="00BC5080">
        <w:rPr>
          <w:vertAlign w:val="subscript"/>
        </w:rPr>
        <w:t>_</w:t>
      </w:r>
      <w:r w:rsidR="002D3F65" w:rsidRPr="002D3F65">
        <w:rPr>
          <w:vertAlign w:val="subscript"/>
        </w:rPr>
        <w:t>k</w:t>
      </w:r>
      <w:proofErr w:type="spellEnd"/>
      <w:r w:rsidR="002D3F65">
        <w:t xml:space="preserve"> </w:t>
      </w:r>
      <w:r w:rsidR="00B46A8F">
        <w:t>solve</w:t>
      </w:r>
      <w:r w:rsidR="00B33120">
        <w:t>d</w:t>
      </w:r>
      <w:r w:rsidR="00B46A8F">
        <w:t xml:space="preserve"> item </w:t>
      </w:r>
      <w:proofErr w:type="spellStart"/>
      <w:r w:rsidR="00B46A8F" w:rsidRPr="00553230">
        <w:rPr>
          <w:i/>
          <w:iCs/>
        </w:rPr>
        <w:t>i</w:t>
      </w:r>
      <w:proofErr w:type="spellEnd"/>
      <w:r w:rsidR="00B46A8F">
        <w:t xml:space="preserve"> was given by the following</w:t>
      </w:r>
      <w:r w:rsidR="00B33120">
        <w:t xml:space="preserve"> 1-PL</w:t>
      </w:r>
      <w:r w:rsidR="00B46A8F">
        <w:t xml:space="preserve"> equation:</w:t>
      </w:r>
    </w:p>
    <w:p w14:paraId="6AF551F0" w14:textId="2DF3D3EF" w:rsidR="00172A98" w:rsidRPr="004B1ADF" w:rsidRDefault="00967A12" w:rsidP="00817C7C">
      <w:pPr>
        <w:jc w:val="right"/>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k,  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=1</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θ</m:t>
                </m:r>
              </m:e>
              <m:sub>
                <m:r>
                  <w:rPr>
                    <w:rFonts w:ascii="Cambria Math" w:hAnsi="Cambria Math"/>
                    <w:szCs w:val="24"/>
                  </w:rPr>
                  <m:t>pop_k</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δ</m:t>
                </m:r>
              </m:e>
              <m:sub>
                <m:r>
                  <w:rPr>
                    <w:rFonts w:ascii="Cambria Math" w:hAnsi="Cambria Math"/>
                    <w:szCs w:val="24"/>
                  </w:rPr>
                  <m:t>i</m:t>
                </m:r>
              </m:sub>
            </m:sSub>
            <m:r>
              <w:rPr>
                <w:rFonts w:ascii="Cambria Math" w:hAnsi="Cambria Math"/>
                <w:szCs w:val="24"/>
              </w:rPr>
              <m:t xml:space="preserve">)= </m:t>
            </m:r>
          </m:e>
        </m:d>
        <m:r>
          <w:rPr>
            <w:rFonts w:ascii="Cambria Math" w:hAnsi="Cambria Math"/>
            <w:szCs w:val="24"/>
          </w:rPr>
          <m:t xml:space="preserve"> </m:t>
        </m:r>
        <m:f>
          <m:fPr>
            <m:ctrlPr>
              <w:rPr>
                <w:rFonts w:ascii="Cambria Math" w:hAnsi="Cambria Math"/>
                <w:i/>
                <w:sz w:val="32"/>
                <w:szCs w:val="32"/>
              </w:rPr>
            </m:ctrlPr>
          </m:fPr>
          <m:num>
            <m:func>
              <m:funcPr>
                <m:ctrlPr>
                  <w:rPr>
                    <w:rFonts w:ascii="Cambria Math" w:hAnsi="Cambria Math"/>
                    <w:sz w:val="32"/>
                    <w:szCs w:val="32"/>
                  </w:rPr>
                </m:ctrlPr>
              </m:funcPr>
              <m:fName>
                <m:r>
                  <m:rPr>
                    <m:sty m:val="p"/>
                  </m:rPr>
                  <w:rPr>
                    <w:rFonts w:ascii="Cambria Math" w:hAnsi="Cambria Math"/>
                    <w:sz w:val="32"/>
                    <w:szCs w:val="32"/>
                  </w:rPr>
                  <m:t>exp</m:t>
                </m:r>
                <m:ctrlPr>
                  <w:rPr>
                    <w:rFonts w:ascii="Cambria Math" w:hAnsi="Cambria Math"/>
                    <w:i/>
                    <w:sz w:val="32"/>
                    <w:szCs w:val="32"/>
                  </w:rPr>
                </m:ctrlPr>
              </m:fName>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po</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_</m:t>
                            </m:r>
                          </m:sub>
                        </m:sSub>
                        <m:r>
                          <w:rPr>
                            <w:rFonts w:ascii="Cambria Math" w:hAnsi="Cambria Math"/>
                            <w:sz w:val="32"/>
                            <w:szCs w:val="32"/>
                          </w:rPr>
                          <m:t xml:space="preserve">k </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δ</m:t>
                        </m:r>
                      </m:e>
                      <m:sub>
                        <m:r>
                          <w:rPr>
                            <w:rFonts w:ascii="Cambria Math" w:hAnsi="Cambria Math"/>
                            <w:sz w:val="32"/>
                            <w:szCs w:val="32"/>
                          </w:rPr>
                          <m:t>i</m:t>
                        </m:r>
                      </m:sub>
                    </m:sSub>
                  </m:e>
                </m:d>
              </m:e>
            </m:func>
          </m:num>
          <m:den>
            <m:r>
              <w:rPr>
                <w:rFonts w:ascii="Cambria Math" w:hAnsi="Cambria Math"/>
                <w:sz w:val="32"/>
                <w:szCs w:val="32"/>
              </w:rPr>
              <m:t>1+</m:t>
            </m:r>
            <m:func>
              <m:funcPr>
                <m:ctrlPr>
                  <w:rPr>
                    <w:rFonts w:ascii="Cambria Math" w:hAnsi="Cambria Math"/>
                    <w:sz w:val="32"/>
                    <w:szCs w:val="32"/>
                  </w:rPr>
                </m:ctrlPr>
              </m:funcPr>
              <m:fName>
                <m:r>
                  <m:rPr>
                    <m:sty m:val="p"/>
                  </m:rPr>
                  <w:rPr>
                    <w:rFonts w:ascii="Cambria Math" w:hAnsi="Cambria Math"/>
                    <w:sz w:val="32"/>
                    <w:szCs w:val="32"/>
                  </w:rPr>
                  <m:t>exp</m:t>
                </m:r>
                <m:ctrlPr>
                  <w:rPr>
                    <w:rFonts w:ascii="Cambria Math" w:hAnsi="Cambria Math"/>
                    <w:i/>
                    <w:sz w:val="32"/>
                    <w:szCs w:val="32"/>
                  </w:rPr>
                </m:ctrlPr>
              </m:fName>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pop_k</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 xml:space="preserve"> δ</m:t>
                        </m:r>
                      </m:e>
                      <m:sub>
                        <m:r>
                          <w:rPr>
                            <w:rFonts w:ascii="Cambria Math" w:hAnsi="Cambria Math"/>
                            <w:sz w:val="32"/>
                            <w:szCs w:val="32"/>
                          </w:rPr>
                          <m:t>i</m:t>
                        </m:r>
                      </m:sub>
                    </m:sSub>
                  </m:e>
                </m:d>
              </m:e>
            </m:func>
          </m:den>
        </m:f>
      </m:oMath>
      <w:r w:rsidR="00553230">
        <w:t xml:space="preserve">            </w:t>
      </w:r>
      <w:r w:rsidR="00817C7C">
        <w:t xml:space="preserve">           </w:t>
      </w:r>
      <w:r w:rsidR="00553230">
        <w:t xml:space="preserve"> </w:t>
      </w:r>
      <w:r w:rsidR="00817C7C">
        <w:t xml:space="preserve">               </w:t>
      </w:r>
      <w:r w:rsidR="00553230">
        <w:t xml:space="preserve">   (3)</w:t>
      </w:r>
    </w:p>
    <w:p w14:paraId="60555840" w14:textId="1AECA31C" w:rsidR="00172A98" w:rsidRPr="00E942A0" w:rsidRDefault="00172A98" w:rsidP="00172A98">
      <w:pPr>
        <w:ind w:firstLine="0"/>
      </w:pPr>
      <w:r w:rsidRPr="00E942A0">
        <w:t>For every</w:t>
      </w:r>
      <w:r w:rsidR="009A32AF">
        <w:t xml:space="preserve"> </w:t>
      </w:r>
      <w:r w:rsidR="00205971">
        <w:t xml:space="preserve">person </w:t>
      </w:r>
      <w:r w:rsidR="00205971" w:rsidRPr="00205971">
        <w:rPr>
          <w:i/>
          <w:iCs/>
        </w:rPr>
        <w:t>k</w:t>
      </w:r>
      <w:r w:rsidR="00205971">
        <w:t xml:space="preserve"> and item</w:t>
      </w:r>
      <w:r w:rsidRPr="00E942A0">
        <w:t xml:space="preserve"> </w:t>
      </w:r>
      <w:proofErr w:type="spellStart"/>
      <w:r w:rsidR="00205971" w:rsidRPr="00205971">
        <w:rPr>
          <w:i/>
          <w:iCs/>
        </w:rPr>
        <w:t>i</w:t>
      </w:r>
      <w:proofErr w:type="spellEnd"/>
      <w:r w:rsidR="00205971">
        <w:t xml:space="preserve"> </w:t>
      </w:r>
      <w:r w:rsidRPr="00E942A0">
        <w:t xml:space="preserve">a uniformly distributed </w:t>
      </w:r>
      <w:r w:rsidR="002D3F65">
        <w:t xml:space="preserve">random </w:t>
      </w:r>
      <w:r w:rsidRPr="00E942A0">
        <w:t xml:space="preserve">number between 0 and 1 </w:t>
      </w:r>
      <w:r>
        <w:t>was</w:t>
      </w:r>
      <w:r w:rsidRPr="00E942A0">
        <w:t xml:space="preserve"> drawn and compared </w:t>
      </w:r>
      <w:r w:rsidR="00CE2629">
        <w:t>to</w:t>
      </w:r>
      <w:r>
        <w:t xml:space="preserve"> </w:t>
      </w:r>
      <w:proofErr w:type="spellStart"/>
      <w:proofErr w:type="gramStart"/>
      <w:r w:rsidR="002D3F65" w:rsidRPr="009A32AF">
        <w:rPr>
          <w:i/>
          <w:iCs/>
        </w:rPr>
        <w:t>p</w:t>
      </w:r>
      <w:r w:rsidR="002D3F65" w:rsidRPr="009A32AF">
        <w:rPr>
          <w:vertAlign w:val="subscript"/>
        </w:rPr>
        <w:t>k,i</w:t>
      </w:r>
      <w:proofErr w:type="spellEnd"/>
      <w:r w:rsidRPr="00E942A0">
        <w:t>.</w:t>
      </w:r>
      <w:proofErr w:type="gramEnd"/>
      <w:r w:rsidRPr="00E942A0">
        <w:t xml:space="preserve"> If </w:t>
      </w:r>
      <w:proofErr w:type="spellStart"/>
      <w:proofErr w:type="gramStart"/>
      <w:r w:rsidR="00205971" w:rsidRPr="009A32AF">
        <w:rPr>
          <w:i/>
          <w:iCs/>
        </w:rPr>
        <w:t>p</w:t>
      </w:r>
      <w:r w:rsidR="00205971" w:rsidRPr="009A32AF">
        <w:rPr>
          <w:vertAlign w:val="subscript"/>
        </w:rPr>
        <w:t>k,i</w:t>
      </w:r>
      <w:proofErr w:type="spellEnd"/>
      <w:proofErr w:type="gramEnd"/>
      <w:r w:rsidR="00205971" w:rsidRPr="00E942A0">
        <w:t xml:space="preserve"> </w:t>
      </w:r>
      <w:r w:rsidRPr="00E942A0">
        <w:t>exceed</w:t>
      </w:r>
      <w:r>
        <w:t>ed</w:t>
      </w:r>
      <w:r w:rsidRPr="00E942A0">
        <w:t xml:space="preserve"> the random number, the item </w:t>
      </w:r>
      <w:r w:rsidR="00205971">
        <w:t>was scored 1</w:t>
      </w:r>
      <w:r w:rsidRPr="00E942A0">
        <w:t xml:space="preserve">, otherwise </w:t>
      </w:r>
      <w:r w:rsidR="00205971">
        <w:t>it was scored 0</w:t>
      </w:r>
      <w:r w:rsidRPr="00E942A0">
        <w:t xml:space="preserve">. </w:t>
      </w:r>
      <w:r w:rsidR="002F31BC" w:rsidRPr="002F31BC">
        <w:t xml:space="preserve">Finally, the </w:t>
      </w:r>
      <w:r w:rsidR="002F31BC">
        <w:t>scores</w:t>
      </w:r>
      <w:r w:rsidR="002F31BC" w:rsidRPr="002F31BC">
        <w:t xml:space="preserve"> </w:t>
      </w:r>
      <w:r w:rsidR="00FF7586">
        <w:t xml:space="preserve">of all 31 items </w:t>
      </w:r>
      <w:r w:rsidR="002F31BC" w:rsidRPr="002F31BC">
        <w:t xml:space="preserve">were added up to that person's </w:t>
      </w:r>
      <w:r w:rsidR="002F31BC">
        <w:t xml:space="preserve">test </w:t>
      </w:r>
      <w:r w:rsidR="002F31BC" w:rsidRPr="002F31BC">
        <w:t>raw score</w:t>
      </w:r>
      <w:r>
        <w:t>.</w:t>
      </w:r>
    </w:p>
    <w:p w14:paraId="45277707" w14:textId="26B76E6B" w:rsidR="00172A98" w:rsidRDefault="00B96ECE" w:rsidP="00172A98">
      <w:pPr>
        <w:pStyle w:val="Heading3"/>
      </w:pPr>
      <w:r>
        <w:t>Weighted and unweighted n</w:t>
      </w:r>
      <w:r w:rsidR="00172A98" w:rsidRPr="009861DC">
        <w:t>orming</w:t>
      </w:r>
      <w:r w:rsidR="00172A98">
        <w:t xml:space="preserve">      </w:t>
      </w:r>
    </w:p>
    <w:p w14:paraId="117386C4" w14:textId="7561482E" w:rsidR="00172A98" w:rsidRPr="002E4E7F" w:rsidRDefault="00FF4C14" w:rsidP="00C2449D">
      <w:pPr>
        <w:rPr>
          <w:i/>
          <w:iCs/>
        </w:rPr>
      </w:pPr>
      <w:r>
        <w:t xml:space="preserve">To be able to </w:t>
      </w:r>
      <w:r w:rsidR="00FA3B57">
        <w:t xml:space="preserve">compute </w:t>
      </w:r>
      <w:r w:rsidR="00FA3B57" w:rsidRPr="002E4E7F">
        <w:rPr>
          <w:i/>
          <w:iCs/>
        </w:rPr>
        <w:t>IQ</w:t>
      </w:r>
      <w:r w:rsidR="00FA3B57" w:rsidRPr="00326CA9">
        <w:rPr>
          <w:vertAlign w:val="subscript"/>
        </w:rPr>
        <w:t>WCN</w:t>
      </w:r>
      <w:r w:rsidR="00FA3B57">
        <w:t xml:space="preserve"> and </w:t>
      </w:r>
      <w:r w:rsidR="00FA3B57" w:rsidRPr="002E4E7F">
        <w:rPr>
          <w:i/>
          <w:iCs/>
        </w:rPr>
        <w:t>IQ</w:t>
      </w:r>
      <w:r w:rsidR="00FA3B57" w:rsidRPr="00326CA9">
        <w:rPr>
          <w:vertAlign w:val="subscript"/>
        </w:rPr>
        <w:t>SCN</w:t>
      </w:r>
      <w:r>
        <w:t>, each of the norm samples was processed twice</w:t>
      </w:r>
      <w:r w:rsidR="00C931FE">
        <w:t xml:space="preserve">: </w:t>
      </w:r>
      <w:r w:rsidRPr="00FF4C14">
        <w:t>on</w:t>
      </w:r>
      <w:r w:rsidR="006121E6">
        <w:t>ce</w:t>
      </w:r>
      <w:r w:rsidRPr="00FF4C14">
        <w:t xml:space="preserve"> with and on</w:t>
      </w:r>
      <w:r w:rsidR="006121E6">
        <w:t xml:space="preserve">ce </w:t>
      </w:r>
      <w:r w:rsidRPr="00FF4C14">
        <w:t xml:space="preserve">without </w:t>
      </w:r>
      <w:r>
        <w:t xml:space="preserve">additional </w:t>
      </w:r>
      <w:r w:rsidRPr="00FF4C14">
        <w:t>weights.</w:t>
      </w:r>
      <w:r w:rsidR="002A6ADC">
        <w:t xml:space="preserve"> </w:t>
      </w:r>
      <w:r>
        <w:t xml:space="preserve">To </w:t>
      </w:r>
      <w:r w:rsidR="0003572A">
        <w:t>determine</w:t>
      </w:r>
      <w:r>
        <w:t xml:space="preserve"> the weights, we used the </w:t>
      </w:r>
      <w:r w:rsidRPr="00375338">
        <w:rPr>
          <w:i/>
        </w:rPr>
        <w:t>rake</w:t>
      </w:r>
      <w:r>
        <w:t xml:space="preserve"> function from the </w:t>
      </w:r>
      <w:r w:rsidRPr="00375338">
        <w:rPr>
          <w:i/>
        </w:rPr>
        <w:t>survey</w:t>
      </w:r>
      <w:r>
        <w:t xml:space="preserve"> package on R (Lumley, 2011), </w:t>
      </w:r>
      <w:r w:rsidR="00C931FE">
        <w:t>which is an implementation of the raking procedure described in the introduction section. Additionally</w:t>
      </w:r>
      <w:r>
        <w:t>, we standardized</w:t>
      </w:r>
      <w:r w:rsidR="00C931FE">
        <w:t xml:space="preserve"> the weights</w:t>
      </w:r>
      <w:r>
        <w:t xml:space="preserve"> by dividing every weight with the smallest </w:t>
      </w:r>
      <w:r w:rsidR="00C931FE">
        <w:t xml:space="preserve">weight in </w:t>
      </w:r>
      <w:r w:rsidR="0003572A">
        <w:t xml:space="preserve">the </w:t>
      </w:r>
      <w:r w:rsidR="00C931FE">
        <w:t>respective norm sample</w:t>
      </w:r>
      <w:r w:rsidR="002A6ADC">
        <w:t>.</w:t>
      </w:r>
      <w:r w:rsidR="00C931FE">
        <w:t xml:space="preserve"> This </w:t>
      </w:r>
      <w:r w:rsidR="001F2BBC">
        <w:t>transformation</w:t>
      </w:r>
      <w:r w:rsidR="00C931FE">
        <w:t xml:space="preserve"> </w:t>
      </w:r>
      <w:r w:rsidR="001F2BBC">
        <w:t xml:space="preserve">does not change the proportions of the </w:t>
      </w:r>
      <w:r w:rsidR="002A5D41">
        <w:t>strata</w:t>
      </w:r>
      <w:r w:rsidR="001F2BBC">
        <w:t xml:space="preserve">, but it </w:t>
      </w:r>
      <w:r w:rsidR="00C931FE">
        <w:t>has the advantage that the weights can be interpreted more intuitively</w:t>
      </w:r>
      <w:r w:rsidR="00E16B33">
        <w:t xml:space="preserve">, with </w:t>
      </w:r>
      <w:r w:rsidR="00F906FA">
        <w:t xml:space="preserve">the most underrepresented </w:t>
      </w:r>
      <w:r w:rsidR="00F87857">
        <w:t>subgroup</w:t>
      </w:r>
      <w:r w:rsidR="00F906FA">
        <w:t xml:space="preserve"> always being assigned </w:t>
      </w:r>
      <w:r w:rsidR="00E16B33">
        <w:t>a weight of 1.</w:t>
      </w:r>
      <w:r w:rsidR="002A6ADC">
        <w:t xml:space="preserve"> </w:t>
      </w:r>
      <w:r w:rsidR="009B6A2D">
        <w:t>C</w:t>
      </w:r>
      <w:r w:rsidR="00F906FA">
        <w:t xml:space="preserve">ontinuous norming </w:t>
      </w:r>
      <w:r w:rsidR="009B6A2D">
        <w:t xml:space="preserve">was performed </w:t>
      </w:r>
      <w:r w:rsidR="00F906FA">
        <w:t xml:space="preserve">with the </w:t>
      </w:r>
      <w:proofErr w:type="spellStart"/>
      <w:r w:rsidR="00172A98" w:rsidRPr="0092130F">
        <w:rPr>
          <w:i/>
          <w:iCs/>
        </w:rPr>
        <w:t>cNORM</w:t>
      </w:r>
      <w:proofErr w:type="spellEnd"/>
      <w:r w:rsidR="00172A98">
        <w:t xml:space="preserve"> package</w:t>
      </w:r>
      <w:r w:rsidR="00F906FA">
        <w:t xml:space="preserve"> on R</w:t>
      </w:r>
      <w:r w:rsidR="009B6A2D">
        <w:t xml:space="preserve"> (A</w:t>
      </w:r>
      <w:r w:rsidR="009B6A2D" w:rsidRPr="002A444E">
        <w:t>. Lenhard et al., 2018</w:t>
      </w:r>
      <w:r w:rsidR="00C2449D">
        <w:t>)</w:t>
      </w:r>
      <w:r w:rsidR="00F906FA">
        <w:t xml:space="preserve">. </w:t>
      </w:r>
      <w:r w:rsidR="00C2449D">
        <w:t>In case of WCN, the weights were entered twice in the norming process. First, they were used for the initial ranking process</w:t>
      </w:r>
      <w:r w:rsidR="00913AFA">
        <w:t>;</w:t>
      </w:r>
      <w:r w:rsidR="00C2449D">
        <w:t xml:space="preserve"> second, they were </w:t>
      </w:r>
      <w:r w:rsidR="00C2449D">
        <w:lastRenderedPageBreak/>
        <w:t xml:space="preserve">used </w:t>
      </w:r>
      <w:r w:rsidR="00172A98">
        <w:t xml:space="preserve">in </w:t>
      </w:r>
      <w:r w:rsidR="00C2449D">
        <w:t>the</w:t>
      </w:r>
      <w:r w:rsidR="00172A98">
        <w:t xml:space="preserve"> </w:t>
      </w:r>
      <w:r w:rsidR="00172A98" w:rsidRPr="00913AFA">
        <w:t>regression</w:t>
      </w:r>
      <w:r w:rsidR="00C2449D">
        <w:t xml:space="preserve"> (for a detailed description of the norming process with the </w:t>
      </w:r>
      <w:proofErr w:type="spellStart"/>
      <w:r w:rsidR="00C2449D" w:rsidRPr="00C2449D">
        <w:rPr>
          <w:i/>
          <w:iCs/>
        </w:rPr>
        <w:t>cNORM</w:t>
      </w:r>
      <w:proofErr w:type="spellEnd"/>
      <w:r w:rsidR="00C2449D">
        <w:t xml:space="preserve"> package, see A. Lenhard, Lenhard, &amp; Gary, 2019</w:t>
      </w:r>
      <w:r w:rsidR="00C2449D" w:rsidRPr="002A444E">
        <w:t>)</w:t>
      </w:r>
      <w:r w:rsidR="00C2449D">
        <w:t xml:space="preserve">. In case of </w:t>
      </w:r>
      <w:r w:rsidR="00172A98">
        <w:t>SCN</w:t>
      </w:r>
      <w:r w:rsidR="00C2449D">
        <w:t xml:space="preserve">, </w:t>
      </w:r>
      <w:r w:rsidR="00172A98">
        <w:t>no weights</w:t>
      </w:r>
      <w:r w:rsidR="00C2449D">
        <w:t xml:space="preserve"> were used</w:t>
      </w:r>
      <w:r w:rsidR="00172A98">
        <w:t>.</w:t>
      </w:r>
    </w:p>
    <w:p w14:paraId="1805D61C" w14:textId="54509634" w:rsidR="00172A98" w:rsidRPr="008C6C57" w:rsidRDefault="00172A98" w:rsidP="00172A98">
      <w:pPr>
        <w:ind w:firstLine="0"/>
      </w:pPr>
      <w:r>
        <w:tab/>
      </w:r>
      <w:r w:rsidR="00A40F71">
        <w:t>To perform t</w:t>
      </w:r>
      <w:r w:rsidR="006A20A7">
        <w:t xml:space="preserve">he regression, </w:t>
      </w:r>
      <w:proofErr w:type="spellStart"/>
      <w:r w:rsidR="006A20A7">
        <w:t>cNORM</w:t>
      </w:r>
      <w:proofErr w:type="spellEnd"/>
      <w:r w:rsidR="006A20A7">
        <w:t xml:space="preserve"> </w:t>
      </w:r>
      <w:r w:rsidR="00A40F71">
        <w:t>draws on</w:t>
      </w:r>
      <w:r w:rsidR="006A20A7">
        <w:t xml:space="preserve"> the </w:t>
      </w:r>
      <w:proofErr w:type="spellStart"/>
      <w:r w:rsidR="006A20A7" w:rsidRPr="006A20A7">
        <w:rPr>
          <w:i/>
          <w:iCs/>
        </w:rPr>
        <w:t>regsubsets</w:t>
      </w:r>
      <w:proofErr w:type="spellEnd"/>
      <w:r w:rsidR="006A20A7">
        <w:t xml:space="preserve"> function of the leaps package on R</w:t>
      </w:r>
      <w:r w:rsidR="006A20A7" w:rsidRPr="00462CB8">
        <w:t xml:space="preserve"> </w:t>
      </w:r>
      <w:r w:rsidR="006A20A7" w:rsidRPr="00DC2E7A">
        <w:t>(</w:t>
      </w:r>
      <w:r w:rsidR="006A20A7" w:rsidRPr="001F4079">
        <w:t>Lumley, 2017</w:t>
      </w:r>
      <w:r w:rsidR="006A20A7">
        <w:t xml:space="preserve">). </w:t>
      </w:r>
      <w:r>
        <w:t>Th</w:t>
      </w:r>
      <w:r w:rsidR="001C7F39">
        <w:t>is function is already prepared for us</w:t>
      </w:r>
      <w:r w:rsidR="002E58D9">
        <w:t>ing</w:t>
      </w:r>
      <w:r w:rsidR="001C7F39">
        <w:t xml:space="preserve"> weights. By contrast, the ranking </w:t>
      </w:r>
      <w:r w:rsidR="001C102E">
        <w:t>process</w:t>
      </w:r>
      <w:r w:rsidR="001C7F39">
        <w:t xml:space="preserve"> of the </w:t>
      </w:r>
      <w:proofErr w:type="spellStart"/>
      <w:r w:rsidR="001C7F39">
        <w:t>cNORM</w:t>
      </w:r>
      <w:proofErr w:type="spellEnd"/>
      <w:r w:rsidR="001C7F39">
        <w:t xml:space="preserve"> package had to be modified</w:t>
      </w:r>
      <w:r w:rsidR="00A40F71">
        <w:t xml:space="preserve"> accordingly</w:t>
      </w:r>
      <w:r w:rsidR="001C7F39">
        <w:t xml:space="preserve">. </w:t>
      </w:r>
      <w:r w:rsidR="001C102E">
        <w:t xml:space="preserve">For example, a weight of 2 </w:t>
      </w:r>
      <w:r w:rsidR="001C102E" w:rsidRPr="001C102E">
        <w:t xml:space="preserve">means that </w:t>
      </w:r>
      <w:r w:rsidR="00992DED">
        <w:t>this raw score m</w:t>
      </w:r>
      <w:r w:rsidR="00200E00">
        <w:t>u</w:t>
      </w:r>
      <w:r w:rsidR="00992DED">
        <w:t xml:space="preserve">st be counted twice </w:t>
      </w:r>
      <w:r w:rsidR="00200E00">
        <w:t>when determining the raw score distribution</w:t>
      </w:r>
      <w:r w:rsidR="00992DED">
        <w:t xml:space="preserve">. </w:t>
      </w:r>
      <w:r w:rsidR="000C2EA8" w:rsidRPr="000C2EA8">
        <w:t xml:space="preserve">However, since </w:t>
      </w:r>
      <w:r w:rsidR="0089466A">
        <w:t xml:space="preserve">the </w:t>
      </w:r>
      <w:r w:rsidR="000C2EA8" w:rsidRPr="000C2EA8">
        <w:t xml:space="preserve">weights </w:t>
      </w:r>
      <w:r w:rsidR="0089466A">
        <w:t>were floating point number</w:t>
      </w:r>
      <w:r w:rsidR="00ED26F3">
        <w:t>s</w:t>
      </w:r>
      <w:r w:rsidR="0089466A">
        <w:t xml:space="preserve"> and not integers, all </w:t>
      </w:r>
      <w:r w:rsidR="000C2EA8" w:rsidRPr="000C2EA8">
        <w:t>weights were multiplied by 10</w:t>
      </w:r>
      <w:r w:rsidR="000C2EA8" w:rsidRPr="000C2EA8">
        <w:rPr>
          <w:vertAlign w:val="superscript"/>
        </w:rPr>
        <w:t>6</w:t>
      </w:r>
      <w:r w:rsidR="000C2EA8" w:rsidRPr="000C2EA8">
        <w:t xml:space="preserve"> and then rounded to whole number</w:t>
      </w:r>
      <w:r w:rsidR="00A40F71">
        <w:t>s prior to the ranking</w:t>
      </w:r>
      <w:r w:rsidR="000A4D68">
        <w:t xml:space="preserve"> process. </w:t>
      </w:r>
      <w:r w:rsidR="0062640B">
        <w:t xml:space="preserve">This transformation made it possible to count the test results as many times as indicated by the relation between the weights. </w:t>
      </w:r>
      <w:r w:rsidR="0084139D" w:rsidRPr="0084139D">
        <w:t>Subsequently,</w:t>
      </w:r>
      <w:r w:rsidR="00E33643">
        <w:t xml:space="preserve"> because of the high number of ties,</w:t>
      </w:r>
      <w:r w:rsidR="0084139D" w:rsidRPr="0084139D">
        <w:t xml:space="preserve"> the average rank was used </w:t>
      </w:r>
      <w:r w:rsidR="0084139D">
        <w:t>for further processing</w:t>
      </w:r>
      <w:r w:rsidR="0084139D" w:rsidRPr="0084139D">
        <w:t>, as is usual</w:t>
      </w:r>
      <w:r w:rsidR="0084139D">
        <w:t xml:space="preserve"> in the </w:t>
      </w:r>
      <w:proofErr w:type="spellStart"/>
      <w:r w:rsidR="0084139D" w:rsidRPr="0084139D">
        <w:rPr>
          <w:i/>
          <w:iCs/>
        </w:rPr>
        <w:t>cNORM</w:t>
      </w:r>
      <w:proofErr w:type="spellEnd"/>
      <w:r w:rsidR="0084139D">
        <w:t xml:space="preserve"> package</w:t>
      </w:r>
      <w:r w:rsidR="0084139D" w:rsidRPr="0084139D">
        <w:t>.</w:t>
      </w:r>
      <w:r w:rsidR="001A1833">
        <w:t xml:space="preserve"> </w:t>
      </w:r>
    </w:p>
    <w:p w14:paraId="556C113F" w14:textId="1AC03DAB" w:rsidR="00E2287E" w:rsidRDefault="001B10FB" w:rsidP="00E2287E">
      <w:pPr>
        <w:pStyle w:val="Heading3"/>
      </w:pPr>
      <w:r>
        <w:t>Best estimate of IQ score</w:t>
      </w:r>
    </w:p>
    <w:p w14:paraId="47128BCC" w14:textId="641E8431" w:rsidR="00B42536" w:rsidRPr="00E942A0" w:rsidRDefault="00FA3B57" w:rsidP="00183F39">
      <w:r>
        <w:t xml:space="preserve">To compute </w:t>
      </w:r>
      <w:proofErr w:type="spellStart"/>
      <w:r w:rsidRPr="002E4E7F">
        <w:rPr>
          <w:i/>
          <w:iCs/>
        </w:rPr>
        <w:t>IQ</w:t>
      </w:r>
      <w:r w:rsidR="00BD4F4B">
        <w:rPr>
          <w:vertAlign w:val="subscript"/>
        </w:rPr>
        <w:t>best</w:t>
      </w:r>
      <w:proofErr w:type="spellEnd"/>
      <w:r>
        <w:t>,</w:t>
      </w:r>
      <w:r w:rsidR="00B42536">
        <w:t xml:space="preserve"> the fictious test scale was applied to the</w:t>
      </w:r>
      <w:r>
        <w:t xml:space="preserve"> entire</w:t>
      </w:r>
      <w:r w:rsidR="00B42536">
        <w:t xml:space="preserve"> </w:t>
      </w:r>
      <w:r w:rsidR="002E24DF">
        <w:t>reference population</w:t>
      </w:r>
      <w:r>
        <w:t xml:space="preserve"> of 24,000,000 </w:t>
      </w:r>
      <w:r w:rsidR="00DF1593">
        <w:t xml:space="preserve">individuals. </w:t>
      </w:r>
      <w:r w:rsidR="00235441">
        <w:t>To convert the test results into</w:t>
      </w:r>
      <w:r w:rsidR="002A3855">
        <w:t xml:space="preserve"> age-specific</w:t>
      </w:r>
      <w:r w:rsidR="00235441">
        <w:t xml:space="preserve"> IQ scores, we first </w:t>
      </w:r>
      <w:r w:rsidR="00564A72">
        <w:t>divided the population into</w:t>
      </w:r>
      <w:r w:rsidR="00235441">
        <w:t xml:space="preserve"> 365 x 6 distinct age groups</w:t>
      </w:r>
      <w:r w:rsidR="002A3855">
        <w:t xml:space="preserve">. Thus, each </w:t>
      </w:r>
      <w:r w:rsidR="00235441">
        <w:t>reference group consisted of roughly 11,000 individuals with the same “birthday”. S</w:t>
      </w:r>
      <w:r w:rsidR="00DF1593">
        <w:t xml:space="preserve">ubsequently, the test results were </w:t>
      </w:r>
      <w:r w:rsidR="00B42536">
        <w:t xml:space="preserve">ranked </w:t>
      </w:r>
      <w:r w:rsidR="00DF1593">
        <w:t>and converted into IQ s</w:t>
      </w:r>
      <w:r w:rsidR="002E4E7F">
        <w:t>c</w:t>
      </w:r>
      <w:r w:rsidR="00DF1593">
        <w:t>ores using rank</w:t>
      </w:r>
      <w:r w:rsidR="007A323D">
        <w:t>-based inverse normal</w:t>
      </w:r>
      <w:r w:rsidR="00DF1593">
        <w:t xml:space="preserve"> transformation</w:t>
      </w:r>
      <w:r w:rsidR="00527C89">
        <w:t xml:space="preserve"> for each age group separately</w:t>
      </w:r>
      <w:r w:rsidR="00DF1593">
        <w:t xml:space="preserve">. </w:t>
      </w:r>
      <w:r w:rsidR="00B42536">
        <w:t xml:space="preserve">Since </w:t>
      </w:r>
      <w:r w:rsidR="00F22820">
        <w:t>the entire population was used to determine these IQ scores</w:t>
      </w:r>
      <w:r w:rsidR="00B42536">
        <w:t xml:space="preserve">, </w:t>
      </w:r>
      <w:r w:rsidR="00F22820">
        <w:t>t</w:t>
      </w:r>
      <w:r w:rsidR="00F22820" w:rsidRPr="00F22820">
        <w:t xml:space="preserve">hey can be regarded as the best estimate of the person location that </w:t>
      </w:r>
      <w:r w:rsidR="00E53787">
        <w:t>can possibly be obtained</w:t>
      </w:r>
      <w:r w:rsidR="00F22820" w:rsidRPr="00F22820">
        <w:t xml:space="preserve"> with this</w:t>
      </w:r>
      <w:r w:rsidR="006F7C72">
        <w:t xml:space="preserve"> specific</w:t>
      </w:r>
      <w:r w:rsidR="00F22820" w:rsidRPr="00F22820">
        <w:t xml:space="preserve"> test</w:t>
      </w:r>
      <w:r w:rsidR="002E74A6">
        <w:t xml:space="preserve"> Note that </w:t>
      </w:r>
      <w:r w:rsidR="007E3CA4">
        <w:t>each case was characterize</w:t>
      </w:r>
      <w:r w:rsidR="00C30384">
        <w:t>d</w:t>
      </w:r>
      <w:r w:rsidR="007E3CA4">
        <w:t xml:space="preserve"> by age, raw score and </w:t>
      </w:r>
      <w:proofErr w:type="spellStart"/>
      <w:r w:rsidR="007E3CA4" w:rsidRPr="002E4E7F">
        <w:rPr>
          <w:i/>
          <w:iCs/>
        </w:rPr>
        <w:t>IQ</w:t>
      </w:r>
      <w:r w:rsidR="005A7174">
        <w:rPr>
          <w:vertAlign w:val="subscript"/>
        </w:rPr>
        <w:t>best</w:t>
      </w:r>
      <w:proofErr w:type="spellEnd"/>
      <w:r w:rsidR="007E3CA4">
        <w:t>.</w:t>
      </w:r>
      <w:r w:rsidR="00B42536">
        <w:t xml:space="preserve"> </w:t>
      </w:r>
    </w:p>
    <w:p w14:paraId="2AE2B4AD" w14:textId="77777777" w:rsidR="00B42536" w:rsidRPr="005F6F27" w:rsidRDefault="00B42536" w:rsidP="0029220F">
      <w:pPr>
        <w:pStyle w:val="Heading2"/>
      </w:pPr>
      <w:r w:rsidRPr="005F6F27">
        <w:t>Assessment of model fit</w:t>
      </w:r>
    </w:p>
    <w:p w14:paraId="563A08AB" w14:textId="17BF5D62" w:rsidR="00B42536" w:rsidRDefault="00B42536" w:rsidP="00654C03">
      <w:r>
        <w:t xml:space="preserve">To </w:t>
      </w:r>
      <w:r w:rsidR="00866F27">
        <w:t xml:space="preserve">be able to </w:t>
      </w:r>
      <w:r>
        <w:t xml:space="preserve">compare </w:t>
      </w:r>
      <w:r w:rsidR="00866F27">
        <w:t>WCN to SCN, we</w:t>
      </w:r>
      <w:r w:rsidR="00183F39">
        <w:t xml:space="preserve"> computed </w:t>
      </w:r>
      <w:r w:rsidR="00183F39" w:rsidRPr="00183F39">
        <w:rPr>
          <w:i/>
          <w:iCs/>
        </w:rPr>
        <w:t>RMSE</w:t>
      </w:r>
      <w:r w:rsidR="00183F39">
        <w:t xml:space="preserve"> and </w:t>
      </w:r>
      <w:r w:rsidR="00183F39" w:rsidRPr="00183F39">
        <w:rPr>
          <w:i/>
          <w:iCs/>
        </w:rPr>
        <w:t>MSD</w:t>
      </w:r>
      <w:r w:rsidR="00183F39">
        <w:t xml:space="preserve"> </w:t>
      </w:r>
      <w:r w:rsidR="00F53A2D">
        <w:t>of</w:t>
      </w:r>
      <w:r>
        <w:t xml:space="preserve"> </w:t>
      </w:r>
      <w:r w:rsidR="00183F39" w:rsidRPr="002E4E7F">
        <w:rPr>
          <w:i/>
          <w:iCs/>
        </w:rPr>
        <w:t>IQ</w:t>
      </w:r>
      <w:r w:rsidR="00183F39" w:rsidRPr="00183F39">
        <w:rPr>
          <w:vertAlign w:val="subscript"/>
        </w:rPr>
        <w:t>WCN</w:t>
      </w:r>
      <w:r w:rsidR="00183F39">
        <w:t xml:space="preserve"> and </w:t>
      </w:r>
      <w:r w:rsidR="00183F39" w:rsidRPr="002E4E7F">
        <w:rPr>
          <w:i/>
          <w:iCs/>
        </w:rPr>
        <w:t>IQ</w:t>
      </w:r>
      <w:r w:rsidR="00F53A2D">
        <w:rPr>
          <w:vertAlign w:val="subscript"/>
        </w:rPr>
        <w:t>SCN</w:t>
      </w:r>
      <w:r w:rsidR="00866F27">
        <w:t xml:space="preserve"> </w:t>
      </w:r>
      <w:r w:rsidR="00F53A2D">
        <w:t xml:space="preserve">with respect to </w:t>
      </w:r>
      <w:proofErr w:type="spellStart"/>
      <w:r w:rsidR="00183F39" w:rsidRPr="002E4E7F">
        <w:rPr>
          <w:i/>
          <w:iCs/>
        </w:rPr>
        <w:t>IQ</w:t>
      </w:r>
      <w:r w:rsidR="005A7174">
        <w:rPr>
          <w:vertAlign w:val="subscript"/>
        </w:rPr>
        <w:t>best</w:t>
      </w:r>
      <w:proofErr w:type="spellEnd"/>
      <w:r w:rsidR="00866F27">
        <w:rPr>
          <w:vertAlign w:val="subscript"/>
        </w:rPr>
        <w:t xml:space="preserve"> </w:t>
      </w:r>
      <w:r>
        <w:t>for every resulting norm model</w:t>
      </w:r>
      <w:r w:rsidR="00866F27">
        <w:t xml:space="preserve">. The </w:t>
      </w:r>
      <w:r w:rsidR="00866F27">
        <w:rPr>
          <w:i/>
        </w:rPr>
        <w:t>RMSE</w:t>
      </w:r>
      <w:r w:rsidR="00866F27">
        <w:t xml:space="preserve"> reflects an overall measure of the model error, that is, it captures constant as well as variable errors of the used </w:t>
      </w:r>
      <w:r w:rsidR="00866F27">
        <w:lastRenderedPageBreak/>
        <w:t xml:space="preserve">norming procedure </w:t>
      </w:r>
      <w:r w:rsidR="00866F27">
        <w:fldChar w:fldCharType="begin"/>
      </w:r>
      <w:r w:rsidR="00866F27">
        <w:instrText>ADDIN CITAVI.PLACEHOLDER af9e7f79-6922-47f3-8c91-c6b12c8fc8fa 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MZW5oYXJkICZhbXA7IExlbmhhcmQsIDIwMjEpPC9UZXh0Pg0KICAgIDwvVGV4dFVuaXQ+DQogIDwvVGV4dFVuaXRzPg0KPC9QbGFjZWhvbGRlcj4=</w:instrText>
      </w:r>
      <w:r w:rsidR="00866F27">
        <w:fldChar w:fldCharType="separate"/>
      </w:r>
      <w:r w:rsidR="00866F27">
        <w:t>(Lenhard &amp; Lenhard, 2021)</w:t>
      </w:r>
      <w:r w:rsidR="00866F27">
        <w:fldChar w:fldCharType="end"/>
      </w:r>
      <w:r w:rsidR="003105BB">
        <w:t>. It was computed</w:t>
      </w:r>
      <w:r>
        <w:t xml:space="preserve"> using the </w:t>
      </w:r>
      <w:r w:rsidR="003105BB">
        <w:t xml:space="preserve">following </w:t>
      </w:r>
      <w:r>
        <w:t>formula</w:t>
      </w:r>
      <w:r w:rsidR="003105BB">
        <w:t>:</w:t>
      </w:r>
    </w:p>
    <w:p w14:paraId="6913C0DA" w14:textId="76D3A499" w:rsidR="0012131A" w:rsidRPr="0012131A" w:rsidRDefault="0012131A" w:rsidP="00654C03">
      <m:oMathPara>
        <m:oMathParaPr>
          <m:jc m:val="right"/>
        </m:oMathParaP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best</m:t>
                              </m:r>
                            </m:sub>
                          </m:sSub>
                        </m:e>
                      </m:d>
                    </m:e>
                    <m:sup>
                      <m:r>
                        <w:rPr>
                          <w:rFonts w:ascii="Cambria Math" w:hAnsi="Cambria Math"/>
                        </w:rPr>
                        <m:t>2</m:t>
                      </m:r>
                    </m:sup>
                  </m:sSup>
                </m:e>
              </m:nary>
            </m:e>
          </m:rad>
          <m:r>
            <w:rPr>
              <w:rFonts w:ascii="Cambria Math" w:hAnsi="Cambria Math"/>
            </w:rPr>
            <m:t>,                                                       (4)</m:t>
          </m:r>
        </m:oMath>
      </m:oMathPara>
    </w:p>
    <w:p w14:paraId="71D4111C" w14:textId="77777777" w:rsidR="0040787C" w:rsidRDefault="00B42536" w:rsidP="0012131A">
      <w:pPr>
        <w:ind w:firstLine="0"/>
      </w:pPr>
      <w:r>
        <w:t xml:space="preserve">where </w:t>
      </w:r>
      <m:oMath>
        <m:r>
          <w:rPr>
            <w:rFonts w:ascii="Cambria Math" w:hAnsi="Cambria Math"/>
          </w:rPr>
          <m:t>n</m:t>
        </m:r>
      </m:oMath>
      <w:r>
        <w:t xml:space="preserve"> is the number of cases</w:t>
      </w:r>
      <w:r w:rsidR="008B5DA9">
        <w:t xml:space="preserve"> and </w:t>
      </w:r>
      <w:proofErr w:type="gramStart"/>
      <w:r w:rsidR="008B5DA9" w:rsidRPr="008B5DA9">
        <w:rPr>
          <w:i/>
          <w:iCs/>
        </w:rPr>
        <w:t>IQ</w:t>
      </w:r>
      <w:r w:rsidR="008B5DA9" w:rsidRPr="008B5DA9">
        <w:rPr>
          <w:vertAlign w:val="subscript"/>
        </w:rPr>
        <w:t>.</w:t>
      </w:r>
      <w:proofErr w:type="gramEnd"/>
      <w:r w:rsidR="008B5DA9">
        <w:t xml:space="preserve"> stands for either </w:t>
      </w:r>
      <w:r w:rsidR="008B5DA9" w:rsidRPr="008B5DA9">
        <w:rPr>
          <w:i/>
          <w:iCs/>
        </w:rPr>
        <w:t>IQ</w:t>
      </w:r>
      <w:r w:rsidR="008B5DA9" w:rsidRPr="008B5DA9">
        <w:rPr>
          <w:vertAlign w:val="subscript"/>
        </w:rPr>
        <w:t>WCN</w:t>
      </w:r>
      <w:r w:rsidR="008B5DA9">
        <w:t xml:space="preserve"> or </w:t>
      </w:r>
      <w:r w:rsidR="008B5DA9" w:rsidRPr="008B5DA9">
        <w:rPr>
          <w:i/>
          <w:iCs/>
        </w:rPr>
        <w:t>IQ</w:t>
      </w:r>
      <w:r w:rsidR="008B5DA9" w:rsidRPr="008B5DA9">
        <w:rPr>
          <w:vertAlign w:val="subscript"/>
        </w:rPr>
        <w:t>SCN</w:t>
      </w:r>
      <w:r>
        <w:t xml:space="preserve">. </w:t>
      </w:r>
    </w:p>
    <w:p w14:paraId="00D36D50" w14:textId="7B18647D" w:rsidR="00B42536" w:rsidRDefault="00654C03" w:rsidP="0040787C">
      <w:r>
        <w:t xml:space="preserve">The </w:t>
      </w:r>
      <w:r w:rsidRPr="00474DDB">
        <w:rPr>
          <w:i/>
        </w:rPr>
        <w:t>MSD</w:t>
      </w:r>
      <w:r>
        <w:t xml:space="preserve"> was chosen as additional measure, since it </w:t>
      </w:r>
      <w:r w:rsidR="004529CB">
        <w:t>reveals</w:t>
      </w:r>
      <w:r>
        <w:t xml:space="preserve"> general biases </w:t>
      </w:r>
      <w:r w:rsidR="00C206CA">
        <w:t>of the normed scores</w:t>
      </w:r>
      <w:r>
        <w:t xml:space="preserve">, </w:t>
      </w:r>
      <w:r w:rsidR="00C206CA">
        <w:t>that is</w:t>
      </w:r>
      <w:r>
        <w:t>, general tendenc</w:t>
      </w:r>
      <w:r w:rsidR="004529CB">
        <w:t>ies</w:t>
      </w:r>
      <w:r>
        <w:t xml:space="preserve"> </w:t>
      </w:r>
      <w:r w:rsidR="00C206CA">
        <w:t>to</w:t>
      </w:r>
      <w:r>
        <w:t xml:space="preserve"> overestimat</w:t>
      </w:r>
      <w:r w:rsidR="00C206CA">
        <w:t>e</w:t>
      </w:r>
      <w:r>
        <w:t xml:space="preserve"> (</w:t>
      </w:r>
      <w:r w:rsidRPr="008361AB">
        <w:rPr>
          <w:i/>
          <w:iCs/>
        </w:rPr>
        <w:t>MSD</w:t>
      </w:r>
      <w:r>
        <w:t> &gt; 0) or underestimat</w:t>
      </w:r>
      <w:r w:rsidR="00C206CA">
        <w:t>e</w:t>
      </w:r>
      <w:r>
        <w:t xml:space="preserve"> (</w:t>
      </w:r>
      <w:r w:rsidRPr="008361AB">
        <w:rPr>
          <w:i/>
          <w:iCs/>
        </w:rPr>
        <w:t>MSD</w:t>
      </w:r>
      <w:r>
        <w:t xml:space="preserve"> &lt; 0) the </w:t>
      </w:r>
      <w:r w:rsidR="00C206CA">
        <w:t>person location</w:t>
      </w:r>
      <w:r>
        <w:t xml:space="preserve">. </w:t>
      </w:r>
      <w:r w:rsidR="008361AB">
        <w:t>T</w:t>
      </w:r>
      <w:r w:rsidR="00B42536">
        <w:t>he</w:t>
      </w:r>
      <w:r w:rsidR="008361AB">
        <w:t xml:space="preserve"> formula used to calculate the</w:t>
      </w:r>
      <w:r w:rsidR="00B42536">
        <w:t xml:space="preserve"> </w:t>
      </w:r>
      <w:r w:rsidR="00B42536" w:rsidRPr="0061471E">
        <w:rPr>
          <w:i/>
        </w:rPr>
        <w:t>MSD</w:t>
      </w:r>
      <w:r w:rsidR="00B42536">
        <w:t xml:space="preserve"> was</w:t>
      </w:r>
      <w:r w:rsidR="00B4013E">
        <w:t>:</w:t>
      </w:r>
      <w:r w:rsidR="00B42536">
        <w:t xml:space="preserve"> </w:t>
      </w:r>
    </w:p>
    <w:p w14:paraId="749C74B4" w14:textId="0BB5D4F3" w:rsidR="0012131A" w:rsidRPr="0012131A" w:rsidRDefault="0012131A" w:rsidP="0012131A">
      <w:pPr>
        <w:ind w:firstLine="0"/>
      </w:pPr>
      <m:oMathPara>
        <m:oMathParaPr>
          <m:jc m:val="right"/>
        </m:oMathParaPr>
        <m:oMath>
          <m:r>
            <w:rPr>
              <w:rFonts w:ascii="Cambria Math" w:hAnsi="Cambria Math"/>
            </w:rPr>
            <m:t>MSD=</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best</m:t>
                      </m:r>
                    </m:sub>
                  </m:sSub>
                </m:e>
              </m:d>
            </m:e>
          </m:nary>
          <m:r>
            <w:rPr>
              <w:rFonts w:ascii="Cambria Math" w:hAnsi="Cambria Math"/>
            </w:rPr>
            <m:t>.                                                                 (5)</m:t>
          </m:r>
        </m:oMath>
      </m:oMathPara>
    </w:p>
    <w:p w14:paraId="4790F3DE" w14:textId="287CC591" w:rsidR="00654C03" w:rsidRPr="00A62051" w:rsidRDefault="00B42536" w:rsidP="00527ECF">
      <w:pPr>
        <w:ind w:firstLine="0"/>
        <w:rPr>
          <w:sz w:val="28"/>
          <w:szCs w:val="24"/>
        </w:rPr>
      </w:pPr>
      <w:r>
        <w:tab/>
      </w:r>
      <w:r w:rsidR="0024207A">
        <w:t xml:space="preserve">Since we did not only want to </w:t>
      </w:r>
      <w:r w:rsidR="0040787C">
        <w:t>investigate</w:t>
      </w:r>
      <w:r w:rsidR="0024207A">
        <w:t xml:space="preserve"> the overall effectiveness of weighting, but also </w:t>
      </w:r>
      <w:r w:rsidR="0097141D">
        <w:t>its dependence on the performance level</w:t>
      </w:r>
      <w:r w:rsidR="0024207A">
        <w:t xml:space="preserve">, </w:t>
      </w:r>
      <w:r w:rsidR="0097141D">
        <w:t xml:space="preserve">the performance range was split up into </w:t>
      </w:r>
      <w:r w:rsidR="00C640C9">
        <w:t>11</w:t>
      </w:r>
      <w:r w:rsidR="0097141D">
        <w:t xml:space="preserve"> intervals </w:t>
      </w:r>
      <w:r w:rsidR="00C640C9">
        <w:t>of 7.5 IQ points each</w:t>
      </w:r>
      <w:r w:rsidR="003A1D2B">
        <w:t xml:space="preserve"> and </w:t>
      </w:r>
      <w:r w:rsidR="0097141D" w:rsidRPr="0097141D">
        <w:rPr>
          <w:i/>
          <w:iCs/>
        </w:rPr>
        <w:t>RMSE</w:t>
      </w:r>
      <w:r w:rsidR="0097141D">
        <w:t xml:space="preserve"> and </w:t>
      </w:r>
      <w:r w:rsidR="0097141D" w:rsidRPr="0097141D">
        <w:rPr>
          <w:i/>
          <w:iCs/>
        </w:rPr>
        <w:t>MSD</w:t>
      </w:r>
      <w:r w:rsidR="003A1D2B">
        <w:rPr>
          <w:i/>
          <w:iCs/>
        </w:rPr>
        <w:t xml:space="preserve"> </w:t>
      </w:r>
      <w:r w:rsidR="003A1D2B">
        <w:t>were calculated for each of these intervals separately</w:t>
      </w:r>
      <w:r w:rsidR="0097141D">
        <w:t xml:space="preserve">. </w:t>
      </w:r>
    </w:p>
    <w:p w14:paraId="2580512A" w14:textId="0B780B37" w:rsidR="00727A8F" w:rsidRDefault="00B42536" w:rsidP="00727A8F">
      <w:pPr>
        <w:ind w:firstLine="0"/>
      </w:pPr>
      <w:r>
        <w:tab/>
      </w:r>
      <w:r w:rsidR="005E0927">
        <w:t xml:space="preserve">The </w:t>
      </w:r>
      <w:r w:rsidR="001C0528">
        <w:t>resulting data</w:t>
      </w:r>
      <w:r w:rsidR="005E0927">
        <w:t xml:space="preserve"> were </w:t>
      </w:r>
      <w:r w:rsidR="00706DAE">
        <w:t xml:space="preserve">generally </w:t>
      </w:r>
      <w:r w:rsidR="005E0927">
        <w:t xml:space="preserve">subjected to 6 x 11 x 2 </w:t>
      </w:r>
      <w:r>
        <w:t>mixed</w:t>
      </w:r>
      <w:r w:rsidR="005E0927">
        <w:t xml:space="preserve"> </w:t>
      </w:r>
      <w:r>
        <w:t>ANOVA</w:t>
      </w:r>
      <w:r w:rsidR="00E33F61">
        <w:t>s</w:t>
      </w:r>
      <w:r w:rsidR="005E0927">
        <w:t xml:space="preserve"> </w:t>
      </w:r>
      <w:r w:rsidR="00706DAE">
        <w:t xml:space="preserve">with </w:t>
      </w:r>
      <w:r w:rsidR="00067CD5" w:rsidRPr="00706DAE">
        <w:rPr>
          <w:i/>
          <w:iCs/>
        </w:rPr>
        <w:t>RMSE</w:t>
      </w:r>
      <w:r w:rsidR="00067CD5">
        <w:t xml:space="preserve"> </w:t>
      </w:r>
      <w:r w:rsidR="00706DAE">
        <w:t xml:space="preserve">or </w:t>
      </w:r>
      <w:r w:rsidR="00067CD5" w:rsidRPr="00706DAE">
        <w:rPr>
          <w:i/>
          <w:iCs/>
        </w:rPr>
        <w:t>MSD</w:t>
      </w:r>
      <w:r w:rsidR="00706DAE">
        <w:rPr>
          <w:i/>
          <w:iCs/>
        </w:rPr>
        <w:t xml:space="preserve"> </w:t>
      </w:r>
      <w:r w:rsidR="00706DAE">
        <w:t>as the dependent variables,</w:t>
      </w:r>
      <w:r w:rsidR="00067CD5">
        <w:t xml:space="preserve"> </w:t>
      </w:r>
      <w:r w:rsidR="005E0927">
        <w:t xml:space="preserve">sampling condition as between factor and person location and </w:t>
      </w:r>
      <w:r w:rsidR="00C43733">
        <w:t>norming method (WCN vs. SCN) a</w:t>
      </w:r>
      <w:r>
        <w:t>s within factor</w:t>
      </w:r>
      <w:r w:rsidR="00C43733">
        <w:t>s</w:t>
      </w:r>
      <w:r w:rsidR="009D66B9">
        <w:t>. The assumption of sphericity w</w:t>
      </w:r>
      <w:r w:rsidR="00901920">
        <w:t>as</w:t>
      </w:r>
      <w:r w:rsidR="009D66B9">
        <w:t xml:space="preserve"> tested and the degrees of freedom </w:t>
      </w:r>
      <w:proofErr w:type="gramStart"/>
      <w:r w:rsidR="009D66B9">
        <w:t>where</w:t>
      </w:r>
      <w:proofErr w:type="gramEnd"/>
      <w:r w:rsidR="009D66B9">
        <w:t xml:space="preserve"> corrected </w:t>
      </w:r>
      <w:r w:rsidR="00901920">
        <w:t>accordingly</w:t>
      </w:r>
      <w:r w:rsidR="009D66B9">
        <w:t xml:space="preserve">. </w:t>
      </w:r>
      <w:r w:rsidR="00E604E6">
        <w:t>Additionally, partial η</w:t>
      </w:r>
      <w:r w:rsidR="00E604E6" w:rsidRPr="00E604E6">
        <w:rPr>
          <w:vertAlign w:val="superscript"/>
        </w:rPr>
        <w:t>2</w:t>
      </w:r>
      <w:r w:rsidR="00E604E6">
        <w:t xml:space="preserve">’s </w:t>
      </w:r>
      <w:proofErr w:type="gramStart"/>
      <w:r w:rsidR="00B7689E">
        <w:t>were</w:t>
      </w:r>
      <w:proofErr w:type="gramEnd"/>
      <w:r w:rsidR="00B7689E">
        <w:t xml:space="preserve"> computed</w:t>
      </w:r>
      <w:r w:rsidR="00E604E6">
        <w:t xml:space="preserve"> as measures of the effect size. </w:t>
      </w:r>
      <w:r w:rsidR="000E303F">
        <w:t>Because of the large statistical power</w:t>
      </w:r>
      <w:r w:rsidR="00706DAE">
        <w:t xml:space="preserve"> of the analyses</w:t>
      </w:r>
      <w:r w:rsidR="000E303F">
        <w:t xml:space="preserve">, </w:t>
      </w:r>
      <w:r w:rsidR="00706DAE">
        <w:t xml:space="preserve">the level of significance was set to </w:t>
      </w:r>
      <w:r w:rsidR="00706DAE" w:rsidRPr="00434EDE">
        <w:rPr>
          <w:i/>
          <w:iCs/>
        </w:rPr>
        <w:t>p</w:t>
      </w:r>
      <w:r w:rsidR="00706DAE">
        <w:t xml:space="preserve"> = .01</w:t>
      </w:r>
      <w:r w:rsidR="000E303F">
        <w:t xml:space="preserve">. </w:t>
      </w:r>
      <w:r w:rsidR="006C3D4D">
        <w:t xml:space="preserve">Furthermore, differences of less than 0.5 IQ points were interpreted as </w:t>
      </w:r>
      <w:r w:rsidR="004D1D91">
        <w:t xml:space="preserve">being </w:t>
      </w:r>
      <w:r w:rsidR="00144E8E">
        <w:t xml:space="preserve">too small to have any </w:t>
      </w:r>
      <w:r w:rsidR="006C3D4D">
        <w:t xml:space="preserve">practical relevance. </w:t>
      </w:r>
    </w:p>
    <w:p w14:paraId="3406DDF4" w14:textId="77777777" w:rsidR="00B42536" w:rsidRDefault="00B42536" w:rsidP="0029220F">
      <w:pPr>
        <w:pStyle w:val="Heading1"/>
      </w:pPr>
      <w:r>
        <w:lastRenderedPageBreak/>
        <w:t>Results</w:t>
      </w:r>
    </w:p>
    <w:p w14:paraId="067DB4FB" w14:textId="115C9B0D" w:rsidR="00B42536" w:rsidRPr="00FA6B12" w:rsidRDefault="00315B9F" w:rsidP="00D3128C">
      <w:r>
        <w:t>As indicated by Mauchly’s test, the</w:t>
      </w:r>
      <w:r w:rsidR="00B42536">
        <w:t xml:space="preserve"> sphericity assumption</w:t>
      </w:r>
      <w:r w:rsidR="00067CD5">
        <w:t>s</w:t>
      </w:r>
      <w:r w:rsidR="00B42536">
        <w:t xml:space="preserve"> </w:t>
      </w:r>
      <w:r w:rsidR="00067CD5">
        <w:t>were</w:t>
      </w:r>
      <w:r w:rsidR="00B42536">
        <w:t xml:space="preserve"> </w:t>
      </w:r>
      <w:r w:rsidR="0076533D">
        <w:t xml:space="preserve">generally </w:t>
      </w:r>
      <w:r w:rsidR="00B42536">
        <w:t xml:space="preserve">violated both for </w:t>
      </w:r>
      <w:r w:rsidR="00B42536">
        <w:rPr>
          <w:i/>
        </w:rPr>
        <w:t>RMSE</w:t>
      </w:r>
      <w:r w:rsidR="00B42536">
        <w:t xml:space="preserve"> </w:t>
      </w:r>
      <w:r w:rsidR="009A4BEF">
        <w:t>and</w:t>
      </w:r>
      <w:r w:rsidR="00B42536">
        <w:t xml:space="preserve"> </w:t>
      </w:r>
      <w:r w:rsidR="00B42536">
        <w:rPr>
          <w:i/>
        </w:rPr>
        <w:t>MSD</w:t>
      </w:r>
      <w:r w:rsidR="00B42536">
        <w:t xml:space="preserve">. Therefore, the degrees of freedom in </w:t>
      </w:r>
      <w:r w:rsidR="0076533D">
        <w:t>all</w:t>
      </w:r>
      <w:r w:rsidR="00B42536">
        <w:t xml:space="preserve"> ANOVAs were corrected according to Greenhouse-</w:t>
      </w:r>
      <w:proofErr w:type="spellStart"/>
      <w:r w:rsidR="00B42536">
        <w:t>Geisser</w:t>
      </w:r>
      <w:proofErr w:type="spellEnd"/>
      <w:r w:rsidR="00B42536">
        <w:t xml:space="preserve">. </w:t>
      </w:r>
    </w:p>
    <w:p w14:paraId="40061054" w14:textId="77777777" w:rsidR="003830D4" w:rsidRDefault="00E604E6" w:rsidP="00B42536">
      <w:pPr>
        <w:ind w:firstLine="708"/>
      </w:pPr>
      <w:r>
        <w:t>Both</w:t>
      </w:r>
      <w:r w:rsidR="005E571F">
        <w:t xml:space="preserve"> 6 x 11 x 2 mixed ANOVA</w:t>
      </w:r>
      <w:r>
        <w:t>s</w:t>
      </w:r>
      <w:r w:rsidR="005E571F">
        <w:t xml:space="preserve"> yielded highly significant results for all main effects and all interactions (</w:t>
      </w:r>
      <w:r w:rsidR="005E571F" w:rsidRPr="005E571F">
        <w:rPr>
          <w:i/>
          <w:iCs/>
        </w:rPr>
        <w:t>p</w:t>
      </w:r>
      <w:r w:rsidR="005E571F">
        <w:t xml:space="preserve"> &lt; .001). </w:t>
      </w:r>
      <w:r w:rsidR="005E571F" w:rsidRPr="005E571F">
        <w:t>We will therefore focus on the effects that are most important for deciding our hypotheses.</w:t>
      </w:r>
      <w:r w:rsidR="005E571F">
        <w:t xml:space="preserve"> </w:t>
      </w:r>
    </w:p>
    <w:p w14:paraId="2B01BAB7" w14:textId="3FF47187" w:rsidR="003830D4" w:rsidRDefault="003830D4" w:rsidP="003830D4">
      <w:pPr>
        <w:pStyle w:val="Heading2"/>
      </w:pPr>
      <w:r>
        <w:t>Hypothesis 1</w:t>
      </w:r>
    </w:p>
    <w:p w14:paraId="656C35A7" w14:textId="551FC0CD" w:rsidR="009362F2" w:rsidRDefault="00E604E6" w:rsidP="00B42536">
      <w:pPr>
        <w:ind w:firstLine="708"/>
      </w:pPr>
      <w:r>
        <w:t xml:space="preserve">The first hypothesis assumed that WCN would generally </w:t>
      </w:r>
      <w:r w:rsidRPr="00266D9E">
        <w:t xml:space="preserve">lead to less biased estimates of the norm scores </w:t>
      </w:r>
      <w:r>
        <w:t>compared to SCN</w:t>
      </w:r>
      <w:r w:rsidRPr="00266D9E">
        <w:t>.</w:t>
      </w:r>
      <w:r>
        <w:t xml:space="preserve"> </w:t>
      </w:r>
      <w:r w:rsidR="00CD50BB">
        <w:t xml:space="preserve">The main effects of norming method indicated that this was </w:t>
      </w:r>
      <w:r w:rsidR="00981E86">
        <w:t>generally</w:t>
      </w:r>
      <w:r w:rsidR="00CD50BB">
        <w:t xml:space="preserve"> the case</w:t>
      </w:r>
      <w:r w:rsidR="00FF68F7">
        <w:t>,</w:t>
      </w:r>
      <w:r w:rsidR="00CD50BB">
        <w:t xml:space="preserve"> </w:t>
      </w:r>
      <w:r w:rsidR="00CD50BB" w:rsidRPr="0072674D">
        <w:rPr>
          <w:i/>
          <w:iCs/>
        </w:rPr>
        <w:t>RMSE</w:t>
      </w:r>
      <w:r w:rsidR="00CD50BB">
        <w:t xml:space="preserve">: </w:t>
      </w:r>
      <w:proofErr w:type="gramStart"/>
      <w:r w:rsidR="00CD50BB" w:rsidRPr="00B31E5A">
        <w:rPr>
          <w:i/>
        </w:rPr>
        <w:t>F</w:t>
      </w:r>
      <w:r w:rsidR="00CD50BB">
        <w:t>(</w:t>
      </w:r>
      <w:proofErr w:type="gramEnd"/>
      <w:r w:rsidR="00CD50BB">
        <w:t xml:space="preserve">1, 594) = 94.93, </w:t>
      </w:r>
      <w:r w:rsidR="00CD50BB" w:rsidRPr="00C12882">
        <w:rPr>
          <w:i/>
        </w:rPr>
        <w:t>p</w:t>
      </w:r>
      <w:r w:rsidR="00CD50BB">
        <w:t> &lt; .001,</w:t>
      </w:r>
      <w:r w:rsidR="00D2658A">
        <w:t xml:space="preserve"> </w:t>
      </w:r>
      <w:r w:rsidR="00D2658A" w:rsidRPr="00D2658A">
        <w:rPr>
          <w:i/>
          <w:iCs/>
        </w:rPr>
        <w:t>η</w:t>
      </w:r>
      <w:r w:rsidR="00D2658A" w:rsidRPr="00D2658A">
        <w:rPr>
          <w:vertAlign w:val="superscript"/>
        </w:rPr>
        <w:t>2</w:t>
      </w:r>
      <w:r w:rsidR="00D2658A">
        <w:t xml:space="preserve"> = .14</w:t>
      </w:r>
      <w:r w:rsidR="00FF68F7">
        <w:t>,</w:t>
      </w:r>
      <w:r w:rsidR="00D2658A">
        <w:t xml:space="preserve"> </w:t>
      </w:r>
      <w:r w:rsidR="00D2658A" w:rsidRPr="00BF0143">
        <w:rPr>
          <w:i/>
          <w:iCs/>
        </w:rPr>
        <w:t>MSD</w:t>
      </w:r>
      <w:r w:rsidR="00D2658A">
        <w:t xml:space="preserve">: </w:t>
      </w:r>
      <w:r w:rsidR="00D2658A" w:rsidRPr="00B31E5A">
        <w:rPr>
          <w:i/>
        </w:rPr>
        <w:t>F</w:t>
      </w:r>
      <w:r w:rsidR="00D2658A">
        <w:t xml:space="preserve">(1, 594) = </w:t>
      </w:r>
      <w:r w:rsidR="0072674D" w:rsidRPr="0072674D">
        <w:t>3397</w:t>
      </w:r>
      <w:r w:rsidR="0072674D">
        <w:t>.</w:t>
      </w:r>
      <w:r w:rsidR="0072674D" w:rsidRPr="0072674D">
        <w:t>28</w:t>
      </w:r>
      <w:r w:rsidR="00D2658A">
        <w:t xml:space="preserve">, </w:t>
      </w:r>
      <w:r w:rsidR="00D2658A" w:rsidRPr="00C12882">
        <w:rPr>
          <w:i/>
        </w:rPr>
        <w:t>p</w:t>
      </w:r>
      <w:r w:rsidR="00D2658A">
        <w:t xml:space="preserve"> &lt; .001, </w:t>
      </w:r>
      <w:r w:rsidR="00D2658A" w:rsidRPr="00D2658A">
        <w:rPr>
          <w:i/>
          <w:iCs/>
        </w:rPr>
        <w:t>η</w:t>
      </w:r>
      <w:r w:rsidR="00D2658A" w:rsidRPr="00D2658A">
        <w:rPr>
          <w:vertAlign w:val="superscript"/>
        </w:rPr>
        <w:t>2</w:t>
      </w:r>
      <w:r w:rsidR="00D2658A">
        <w:t xml:space="preserve"> = .</w:t>
      </w:r>
      <w:r w:rsidR="0072674D">
        <w:t>85</w:t>
      </w:r>
      <w:r w:rsidR="00D2658A">
        <w:t>.</w:t>
      </w:r>
      <w:r w:rsidR="0072674D">
        <w:t xml:space="preserve"> The </w:t>
      </w:r>
      <w:r w:rsidR="0072674D" w:rsidRPr="0072674D">
        <w:rPr>
          <w:i/>
          <w:iCs/>
        </w:rPr>
        <w:t>RMSE</w:t>
      </w:r>
      <w:r w:rsidR="0072674D">
        <w:t xml:space="preserve"> was lower </w:t>
      </w:r>
      <w:r w:rsidR="007824C4">
        <w:t>for</w:t>
      </w:r>
      <w:r w:rsidR="0072674D">
        <w:t xml:space="preserve"> WCN (</w:t>
      </w:r>
      <w:r w:rsidR="0072674D" w:rsidRPr="0072674D">
        <w:rPr>
          <w:i/>
          <w:iCs/>
        </w:rPr>
        <w:t>M</w:t>
      </w:r>
      <w:r w:rsidR="0072674D">
        <w:t xml:space="preserve"> = </w:t>
      </w:r>
      <w:r w:rsidR="0072674D" w:rsidRPr="0072674D">
        <w:t>2</w:t>
      </w:r>
      <w:r w:rsidR="0072674D">
        <w:t>.</w:t>
      </w:r>
      <w:r w:rsidR="0072674D" w:rsidRPr="0072674D">
        <w:t>1</w:t>
      </w:r>
      <w:r w:rsidR="0072674D">
        <w:t xml:space="preserve">8, </w:t>
      </w:r>
      <w:r w:rsidR="0072674D" w:rsidRPr="0072674D">
        <w:rPr>
          <w:i/>
          <w:iCs/>
        </w:rPr>
        <w:t>S</w:t>
      </w:r>
      <w:r w:rsidR="007824C4">
        <w:rPr>
          <w:i/>
          <w:iCs/>
        </w:rPr>
        <w:t>E</w:t>
      </w:r>
      <w:r w:rsidR="0072674D">
        <w:t xml:space="preserve"> =</w:t>
      </w:r>
      <w:r w:rsidR="007824C4">
        <w:t xml:space="preserve"> .02) than for SCN</w:t>
      </w:r>
      <w:r w:rsidR="0072674D">
        <w:t xml:space="preserve"> </w:t>
      </w:r>
      <w:r w:rsidR="007824C4">
        <w:t>(</w:t>
      </w:r>
      <w:r w:rsidR="007824C4" w:rsidRPr="0072674D">
        <w:rPr>
          <w:i/>
          <w:iCs/>
        </w:rPr>
        <w:t>M</w:t>
      </w:r>
      <w:r w:rsidR="007824C4">
        <w:t xml:space="preserve"> = </w:t>
      </w:r>
      <w:r w:rsidR="007824C4" w:rsidRPr="0072674D">
        <w:t>2</w:t>
      </w:r>
      <w:r w:rsidR="007824C4">
        <w:t xml:space="preserve">.36, </w:t>
      </w:r>
      <w:r w:rsidR="007824C4" w:rsidRPr="0072674D">
        <w:rPr>
          <w:i/>
          <w:iCs/>
        </w:rPr>
        <w:t>S</w:t>
      </w:r>
      <w:r w:rsidR="007824C4">
        <w:rPr>
          <w:i/>
          <w:iCs/>
        </w:rPr>
        <w:t>E</w:t>
      </w:r>
      <w:r w:rsidR="007824C4">
        <w:t xml:space="preserve"> = .02). The same was true for the MSD (WCN: </w:t>
      </w:r>
      <w:r w:rsidR="007824C4" w:rsidRPr="0072674D">
        <w:rPr>
          <w:i/>
          <w:iCs/>
        </w:rPr>
        <w:t>M</w:t>
      </w:r>
      <w:r w:rsidR="007824C4">
        <w:t xml:space="preserve"> = 0.74, </w:t>
      </w:r>
      <w:r w:rsidR="007824C4" w:rsidRPr="0072674D">
        <w:rPr>
          <w:i/>
          <w:iCs/>
        </w:rPr>
        <w:t>S</w:t>
      </w:r>
      <w:r w:rsidR="007824C4">
        <w:rPr>
          <w:i/>
          <w:iCs/>
        </w:rPr>
        <w:t>E</w:t>
      </w:r>
      <w:r w:rsidR="007824C4">
        <w:t xml:space="preserve"> = .03; SCN: </w:t>
      </w:r>
      <w:r w:rsidR="007824C4" w:rsidRPr="0072674D">
        <w:rPr>
          <w:i/>
          <w:iCs/>
        </w:rPr>
        <w:t>M</w:t>
      </w:r>
      <w:r w:rsidR="007824C4">
        <w:t xml:space="preserve"> = -0.24, </w:t>
      </w:r>
      <w:r w:rsidR="007824C4" w:rsidRPr="0072674D">
        <w:rPr>
          <w:i/>
          <w:iCs/>
        </w:rPr>
        <w:t>S</w:t>
      </w:r>
      <w:r w:rsidR="007824C4">
        <w:rPr>
          <w:i/>
          <w:iCs/>
        </w:rPr>
        <w:t>E</w:t>
      </w:r>
      <w:r w:rsidR="007824C4">
        <w:t xml:space="preserve"> = .0</w:t>
      </w:r>
      <w:r w:rsidR="004835DA">
        <w:t>3</w:t>
      </w:r>
      <w:r w:rsidR="007824C4">
        <w:t>).</w:t>
      </w:r>
      <w:r w:rsidR="004E5A0E">
        <w:t xml:space="preserve"> </w:t>
      </w:r>
    </w:p>
    <w:p w14:paraId="00ED3709" w14:textId="035EED6B" w:rsidR="00D2658A" w:rsidRDefault="00A85074" w:rsidP="00F911CF">
      <w:r>
        <w:t>But in both cases, th</w:t>
      </w:r>
      <w:r w:rsidR="004E5A0E">
        <w:t>e main effects were qualified by significant interactions with the sampling condition, indicating that weighting was not equally successful under every single sampling condition</w:t>
      </w:r>
      <w:r w:rsidR="00FF68F7">
        <w:t>,</w:t>
      </w:r>
      <w:r w:rsidR="009362F2">
        <w:t xml:space="preserve"> </w:t>
      </w:r>
      <w:r w:rsidR="009362F2" w:rsidRPr="0072674D">
        <w:rPr>
          <w:i/>
          <w:iCs/>
        </w:rPr>
        <w:t>RMSE</w:t>
      </w:r>
      <w:r w:rsidR="009362F2">
        <w:t xml:space="preserve">: </w:t>
      </w:r>
      <w:proofErr w:type="gramStart"/>
      <w:r w:rsidR="009362F2" w:rsidRPr="00B31E5A">
        <w:rPr>
          <w:i/>
        </w:rPr>
        <w:t>F</w:t>
      </w:r>
      <w:r w:rsidR="009362F2">
        <w:t>(</w:t>
      </w:r>
      <w:proofErr w:type="gramEnd"/>
      <w:r w:rsidR="009362F2">
        <w:t xml:space="preserve">5, 594) = </w:t>
      </w:r>
      <w:r w:rsidR="009362F2" w:rsidRPr="009362F2">
        <w:t>98</w:t>
      </w:r>
      <w:r w:rsidR="009362F2">
        <w:t>.</w:t>
      </w:r>
      <w:r w:rsidR="009362F2" w:rsidRPr="009362F2">
        <w:t>9</w:t>
      </w:r>
      <w:r w:rsidR="009362F2">
        <w:t xml:space="preserve">8, </w:t>
      </w:r>
      <w:r w:rsidR="009362F2" w:rsidRPr="00C12882">
        <w:rPr>
          <w:i/>
        </w:rPr>
        <w:t>p</w:t>
      </w:r>
      <w:r w:rsidR="009362F2">
        <w:t xml:space="preserve"> &lt; .001, </w:t>
      </w:r>
      <w:r w:rsidR="009362F2" w:rsidRPr="00D2658A">
        <w:rPr>
          <w:i/>
          <w:iCs/>
        </w:rPr>
        <w:t>η</w:t>
      </w:r>
      <w:r w:rsidR="009362F2" w:rsidRPr="00D2658A">
        <w:rPr>
          <w:vertAlign w:val="superscript"/>
        </w:rPr>
        <w:t>2</w:t>
      </w:r>
      <w:r w:rsidR="009362F2">
        <w:t xml:space="preserve"> = .45</w:t>
      </w:r>
      <w:r w:rsidR="00FF68F7">
        <w:t>,</w:t>
      </w:r>
      <w:r w:rsidR="009362F2">
        <w:t xml:space="preserve"> </w:t>
      </w:r>
      <w:r w:rsidR="009362F2" w:rsidRPr="00710A03">
        <w:rPr>
          <w:i/>
          <w:iCs/>
        </w:rPr>
        <w:t>MSD</w:t>
      </w:r>
      <w:r w:rsidR="009362F2">
        <w:t xml:space="preserve">: </w:t>
      </w:r>
      <w:r w:rsidR="009362F2" w:rsidRPr="00B31E5A">
        <w:rPr>
          <w:i/>
        </w:rPr>
        <w:t>F</w:t>
      </w:r>
      <w:r w:rsidR="009362F2">
        <w:t xml:space="preserve">(5, 594) = 764.77, </w:t>
      </w:r>
      <w:r w:rsidR="009362F2" w:rsidRPr="00C12882">
        <w:rPr>
          <w:i/>
        </w:rPr>
        <w:t>p</w:t>
      </w:r>
      <w:r w:rsidR="009362F2">
        <w:t xml:space="preserve"> &lt; .001, </w:t>
      </w:r>
      <w:r w:rsidR="009362F2" w:rsidRPr="00D2658A">
        <w:rPr>
          <w:i/>
          <w:iCs/>
        </w:rPr>
        <w:t>η</w:t>
      </w:r>
      <w:r w:rsidR="009362F2" w:rsidRPr="00D2658A">
        <w:rPr>
          <w:vertAlign w:val="superscript"/>
        </w:rPr>
        <w:t>2</w:t>
      </w:r>
      <w:r w:rsidR="009362F2">
        <w:t xml:space="preserve"> = .87. </w:t>
      </w:r>
      <w:r w:rsidR="0066229A">
        <w:t>As can be seen in</w:t>
      </w:r>
      <w:r w:rsidR="009362F2">
        <w:t xml:space="preserve"> Figure 2</w:t>
      </w:r>
      <w:r w:rsidR="00710A03">
        <w:t xml:space="preserve"> (</w:t>
      </w:r>
      <w:r w:rsidR="00710A03" w:rsidRPr="00710A03">
        <w:rPr>
          <w:i/>
          <w:iCs/>
        </w:rPr>
        <w:t>RMSE</w:t>
      </w:r>
      <w:r w:rsidR="00710A03">
        <w:t>) and Figure 3 (</w:t>
      </w:r>
      <w:r w:rsidR="00710A03" w:rsidRPr="00710A03">
        <w:rPr>
          <w:i/>
          <w:iCs/>
        </w:rPr>
        <w:t>MSD</w:t>
      </w:r>
      <w:r w:rsidR="00710A03">
        <w:t>)</w:t>
      </w:r>
      <w:r w:rsidR="0066229A">
        <w:t>, in two of the six sampling conditions, weighting improved the normed scores. In sampling condition</w:t>
      </w:r>
      <w:r w:rsidR="00913A38">
        <w:t xml:space="preserve">s </w:t>
      </w:r>
      <w:r w:rsidR="0066229A">
        <w:t xml:space="preserve">2 </w:t>
      </w:r>
      <w:r w:rsidR="00913A38">
        <w:t xml:space="preserve">and 3 </w:t>
      </w:r>
      <w:r w:rsidR="0066229A">
        <w:t xml:space="preserve">the </w:t>
      </w:r>
      <w:r w:rsidR="0066229A" w:rsidRPr="0066229A">
        <w:rPr>
          <w:i/>
          <w:iCs/>
        </w:rPr>
        <w:t>RMSE</w:t>
      </w:r>
      <w:r w:rsidR="0066229A">
        <w:t xml:space="preserve"> was reduced by </w:t>
      </w:r>
      <w:r w:rsidR="00606FF8">
        <w:t>0.48</w:t>
      </w:r>
      <w:r w:rsidR="00913A38">
        <w:t xml:space="preserve"> resp. 0.97 IQ points on average. In sampling conditions 1, 5 and </w:t>
      </w:r>
      <w:r w:rsidR="00F77A28">
        <w:t>6</w:t>
      </w:r>
      <w:r w:rsidR="005A345A">
        <w:t>,</w:t>
      </w:r>
      <w:r w:rsidR="00913A38">
        <w:t xml:space="preserve"> the difference between WCN and SCN </w:t>
      </w:r>
      <w:proofErr w:type="gramStart"/>
      <w:r w:rsidR="00913A38">
        <w:t>with regard to</w:t>
      </w:r>
      <w:proofErr w:type="gramEnd"/>
      <w:r w:rsidR="00913A38">
        <w:t xml:space="preserve"> </w:t>
      </w:r>
      <w:r w:rsidR="00913A38" w:rsidRPr="00D60DF5">
        <w:rPr>
          <w:i/>
          <w:iCs/>
        </w:rPr>
        <w:t>RMSE</w:t>
      </w:r>
      <w:r w:rsidR="00913A38">
        <w:t xml:space="preserve"> approximated zero. </w:t>
      </w:r>
      <w:r w:rsidR="00D60DF5">
        <w:t xml:space="preserve">But in sampling condition 4 weighting increased the </w:t>
      </w:r>
      <w:r w:rsidR="00D60DF5" w:rsidRPr="00D60DF5">
        <w:rPr>
          <w:i/>
          <w:iCs/>
        </w:rPr>
        <w:t>RMSE</w:t>
      </w:r>
      <w:r w:rsidR="00D60DF5">
        <w:t xml:space="preserve">, although the difference of </w:t>
      </w:r>
    </w:p>
    <w:p w14:paraId="229080A9" w14:textId="130CB8C4" w:rsidR="00613B18" w:rsidRDefault="0063680A" w:rsidP="00613B18">
      <w:pPr>
        <w:pStyle w:val="Caption"/>
      </w:pPr>
      <w:r w:rsidRPr="00913A38">
        <w:rPr>
          <w:i/>
          <w:iCs w:val="0"/>
          <w:noProof/>
        </w:rPr>
        <w:lastRenderedPageBreak/>
        <w:drawing>
          <wp:anchor distT="0" distB="71755" distL="114300" distR="114300" simplePos="0" relativeHeight="251661312" behindDoc="0" locked="0" layoutInCell="1" allowOverlap="1" wp14:anchorId="564D1723" wp14:editId="2509413C">
            <wp:simplePos x="0" y="0"/>
            <wp:positionH relativeFrom="column">
              <wp:posOffset>-10795</wp:posOffset>
            </wp:positionH>
            <wp:positionV relativeFrom="paragraph">
              <wp:posOffset>4459605</wp:posOffset>
            </wp:positionV>
            <wp:extent cx="5759450" cy="3845560"/>
            <wp:effectExtent l="19050" t="19050" r="12700" b="2159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845560"/>
                    </a:xfrm>
                    <a:prstGeom prst="rect">
                      <a:avLst/>
                    </a:prstGeom>
                    <a:ln>
                      <a:solidFill>
                        <a:srgbClr val="7F7F7F"/>
                      </a:solidFill>
                    </a:ln>
                  </pic:spPr>
                </pic:pic>
              </a:graphicData>
            </a:graphic>
            <wp14:sizeRelH relativeFrom="margin">
              <wp14:pctWidth>0</wp14:pctWidth>
            </wp14:sizeRelH>
            <wp14:sizeRelV relativeFrom="margin">
              <wp14:pctHeight>0</wp14:pctHeight>
            </wp14:sizeRelV>
          </wp:anchor>
        </w:drawing>
      </w:r>
      <w:r w:rsidRPr="00913A38">
        <w:rPr>
          <w:i/>
          <w:iCs w:val="0"/>
          <w:noProof/>
        </w:rPr>
        <w:drawing>
          <wp:anchor distT="0" distB="71755" distL="114300" distR="114300" simplePos="0" relativeHeight="251659264" behindDoc="0" locked="0" layoutInCell="1" allowOverlap="1" wp14:anchorId="22C6F7ED" wp14:editId="1AB2B937">
            <wp:simplePos x="0" y="0"/>
            <wp:positionH relativeFrom="column">
              <wp:align>center</wp:align>
            </wp:positionH>
            <wp:positionV relativeFrom="paragraph">
              <wp:posOffset>0</wp:posOffset>
            </wp:positionV>
            <wp:extent cx="5759450" cy="3845560"/>
            <wp:effectExtent l="19050" t="19050" r="12700" b="2159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00" cy="384609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00613B18" w:rsidRPr="00913A38">
        <w:rPr>
          <w:b/>
          <w:bCs/>
          <w:i/>
          <w:iCs w:val="0"/>
        </w:rPr>
        <w:t xml:space="preserve">Figure </w:t>
      </w:r>
      <w:r w:rsidR="005E49DA" w:rsidRPr="00913A38">
        <w:rPr>
          <w:b/>
          <w:bCs/>
          <w:i/>
          <w:iCs w:val="0"/>
        </w:rPr>
        <w:t>2</w:t>
      </w:r>
      <w:r w:rsidR="00613B18" w:rsidRPr="00913A38">
        <w:rPr>
          <w:b/>
          <w:bCs/>
          <w:i/>
          <w:iCs w:val="0"/>
        </w:rPr>
        <w:t>.</w:t>
      </w:r>
      <w:r w:rsidR="00613B18" w:rsidRPr="00FC6145">
        <w:t xml:space="preserve"> </w:t>
      </w:r>
      <w:bookmarkStart w:id="84" w:name="_Hlk100502694"/>
      <w:r w:rsidR="005E49DA" w:rsidRPr="005E49DA">
        <w:rPr>
          <w:i/>
          <w:iCs w:val="0"/>
        </w:rPr>
        <w:t>RMSE</w:t>
      </w:r>
      <w:r w:rsidR="005E49DA">
        <w:t xml:space="preserve"> </w:t>
      </w:r>
      <w:r w:rsidR="00936E74">
        <w:t>under</w:t>
      </w:r>
      <w:r w:rsidR="005E49DA">
        <w:t xml:space="preserve"> different sampling conditions with (WCN) or without (SCN) weighting</w:t>
      </w:r>
      <w:r w:rsidR="00613B18" w:rsidRPr="00FC6145">
        <w:t>.</w:t>
      </w:r>
      <w:r w:rsidR="005E49DA">
        <w:t xml:space="preserve"> The grey rectangle</w:t>
      </w:r>
      <w:r w:rsidR="00EB49FA">
        <w:t>s</w:t>
      </w:r>
      <w:r w:rsidR="005E49DA">
        <w:t xml:space="preserve"> represent 95% confidence intervals.</w:t>
      </w:r>
      <w:bookmarkEnd w:id="84"/>
    </w:p>
    <w:p w14:paraId="02CB8F82" w14:textId="476CB786" w:rsidR="00EB49FA" w:rsidRDefault="00EB49FA" w:rsidP="00EB49FA">
      <w:pPr>
        <w:pStyle w:val="Caption"/>
      </w:pPr>
      <w:r w:rsidRPr="00913A38">
        <w:rPr>
          <w:b/>
          <w:bCs/>
          <w:i/>
          <w:iCs w:val="0"/>
        </w:rPr>
        <w:t>Figure 3.</w:t>
      </w:r>
      <w:r w:rsidRPr="00FC6145">
        <w:t xml:space="preserve"> </w:t>
      </w:r>
      <w:r>
        <w:rPr>
          <w:i/>
        </w:rPr>
        <w:t>MSD</w:t>
      </w:r>
      <w:r>
        <w:t xml:space="preserve"> </w:t>
      </w:r>
      <w:r w:rsidR="00936E74">
        <w:t>under</w:t>
      </w:r>
      <w:r>
        <w:t xml:space="preserve"> different sampling conditions with (WCN) or without (SCN) weighting</w:t>
      </w:r>
      <w:r w:rsidRPr="00FC6145">
        <w:t>.</w:t>
      </w:r>
      <w:r>
        <w:t xml:space="preserve"> The grey rectangles represent 95% confidence intervals.</w:t>
      </w:r>
    </w:p>
    <w:p w14:paraId="3F522557" w14:textId="705794A7" w:rsidR="008B2B31" w:rsidRDefault="006C3D4D" w:rsidP="00997666">
      <w:pPr>
        <w:ind w:firstLine="0"/>
      </w:pPr>
      <w:r>
        <w:lastRenderedPageBreak/>
        <w:t xml:space="preserve">0.32 IQ points between WCN and SCN was below the defined level of practical relevance. The analysis of the </w:t>
      </w:r>
      <w:r w:rsidRPr="00250CCE">
        <w:rPr>
          <w:i/>
          <w:iCs/>
        </w:rPr>
        <w:t xml:space="preserve">MSD </w:t>
      </w:r>
      <w:r>
        <w:t xml:space="preserve">yielded equivalent results. In sampling conditions 2 and 3 the </w:t>
      </w:r>
      <w:r>
        <w:rPr>
          <w:i/>
          <w:iCs/>
        </w:rPr>
        <w:t>MSD</w:t>
      </w:r>
      <w:r>
        <w:t xml:space="preserve"> was much closer to the </w:t>
      </w:r>
      <w:r w:rsidR="003830D4">
        <w:t xml:space="preserve">ideal value of zero for WCN (both sampling conditions 2 and 3: -0.32 IQ points) as compared to SCN (sampling condition 2: 1.51 IQ points; sampling condition 3: 2.59 IQ points). </w:t>
      </w:r>
      <w:r w:rsidR="00997666">
        <w:t xml:space="preserve">In sampling conditions 1, 5 and </w:t>
      </w:r>
      <w:r w:rsidR="00F77A28">
        <w:t>6</w:t>
      </w:r>
      <w:r w:rsidR="00997666">
        <w:t xml:space="preserve">, the </w:t>
      </w:r>
      <w:r w:rsidR="00F77A28" w:rsidRPr="00F77A28">
        <w:rPr>
          <w:i/>
          <w:iCs/>
        </w:rPr>
        <w:t>MSD</w:t>
      </w:r>
      <w:r w:rsidR="00F77A28">
        <w:t xml:space="preserve"> was generally close to zero, regardless of the norming method. </w:t>
      </w:r>
      <w:r w:rsidR="008B2B31">
        <w:t>But</w:t>
      </w:r>
      <w:r w:rsidR="00F77A28">
        <w:t xml:space="preserve"> </w:t>
      </w:r>
      <w:r w:rsidR="008B2B31">
        <w:t>in sampling condition 4</w:t>
      </w:r>
      <w:r w:rsidR="00D025D6">
        <w:t>,</w:t>
      </w:r>
      <w:r w:rsidR="008B2B31">
        <w:t xml:space="preserve"> </w:t>
      </w:r>
      <w:r w:rsidR="00F77A28">
        <w:t xml:space="preserve">the normed scores </w:t>
      </w:r>
      <w:r w:rsidR="00810D26">
        <w:t xml:space="preserve">on average </w:t>
      </w:r>
      <w:r w:rsidR="00F77A28">
        <w:t xml:space="preserve">deviated slightly more from zero with WCN </w:t>
      </w:r>
      <w:r w:rsidR="00D025D6">
        <w:t>(-0.49 IQ points</w:t>
      </w:r>
      <w:r w:rsidR="00F77A28">
        <w:t xml:space="preserve">) </w:t>
      </w:r>
      <w:r w:rsidR="00D025D6">
        <w:t xml:space="preserve">as compared to </w:t>
      </w:r>
      <w:r w:rsidR="00F77A28">
        <w:t>SCN</w:t>
      </w:r>
      <w:r w:rsidR="00D025D6">
        <w:t xml:space="preserve"> (0.13 IQ points</w:t>
      </w:r>
      <w:r w:rsidR="00F77A28">
        <w:t>)</w:t>
      </w:r>
      <w:r w:rsidR="00810D26">
        <w:t xml:space="preserve">, although, again, the </w:t>
      </w:r>
      <w:r w:rsidR="008A0DE2">
        <w:t>difference between both methods was small.</w:t>
      </w:r>
    </w:p>
    <w:p w14:paraId="17259868" w14:textId="20B1B48A" w:rsidR="0083564A" w:rsidRDefault="0083564A" w:rsidP="0083564A">
      <w:pPr>
        <w:pStyle w:val="Heading2"/>
      </w:pPr>
      <w:r>
        <w:t>Hypothesis 2</w:t>
      </w:r>
    </w:p>
    <w:p w14:paraId="2FAAA2CF" w14:textId="61474B28" w:rsidR="008A0DE2" w:rsidRDefault="008A0DE2" w:rsidP="008A0DE2">
      <w:r>
        <w:t xml:space="preserve">Hypothesis 2 stated that WCN would </w:t>
      </w:r>
      <w:r w:rsidR="001E1EF4">
        <w:t xml:space="preserve">not </w:t>
      </w:r>
      <w:r>
        <w:t xml:space="preserve">be able to </w:t>
      </w:r>
      <w:r w:rsidR="001E1EF4">
        <w:t xml:space="preserve">completely compensate for </w:t>
      </w:r>
      <w:proofErr w:type="gramStart"/>
      <w:r w:rsidR="001E1EF4">
        <w:t>all of</w:t>
      </w:r>
      <w:proofErr w:type="gramEnd"/>
      <w:r w:rsidR="001E1EF4">
        <w:t xml:space="preserve"> the norming error caused by the lack of representativeness. </w:t>
      </w:r>
      <w:r w:rsidR="001E1EF4" w:rsidRPr="001E1EF4">
        <w:t xml:space="preserve">Therefore, the </w:t>
      </w:r>
      <w:r w:rsidR="004D1B61">
        <w:t xml:space="preserve">overall </w:t>
      </w:r>
      <w:r w:rsidR="001E1EF4" w:rsidRPr="001E1EF4">
        <w:t>norming error was supposed to increase with the bias of the norm sample, but to a lesser extend with WCN as compared to SCN.</w:t>
      </w:r>
      <w:r w:rsidR="001E1EF4">
        <w:t xml:space="preserve"> To answer this hypothesis, we specifically compared sampling conditions 2 and 3. In these two conditions, the same groups were over- or underrepresented, but in </w:t>
      </w:r>
      <w:r w:rsidR="002F0D5F">
        <w:t xml:space="preserve">sampling </w:t>
      </w:r>
      <w:r w:rsidR="001E1EF4">
        <w:t xml:space="preserve">condition 3, the deviation from representativeness was </w:t>
      </w:r>
      <w:r w:rsidR="002F0D5F">
        <w:t xml:space="preserve">considerably </w:t>
      </w:r>
      <w:r w:rsidR="001E1EF4">
        <w:t xml:space="preserve">larger than in </w:t>
      </w:r>
      <w:r w:rsidR="002F0D5F">
        <w:t xml:space="preserve">sampling </w:t>
      </w:r>
      <w:r w:rsidR="001E1EF4">
        <w:t>condition 2.</w:t>
      </w:r>
      <w:r w:rsidR="00F6168E">
        <w:t xml:space="preserve"> Therefore, we performed </w:t>
      </w:r>
      <w:r w:rsidR="00FB3129">
        <w:t>two</w:t>
      </w:r>
      <w:r w:rsidR="00F6168E">
        <w:t xml:space="preserve"> </w:t>
      </w:r>
      <w:r w:rsidR="0083564A">
        <w:t>additional</w:t>
      </w:r>
      <w:r w:rsidR="00F6168E">
        <w:t xml:space="preserve"> </w:t>
      </w:r>
      <w:r w:rsidR="00FB3129">
        <w:t>ANOVAs that had the same within factors but concentrated on sampling conditions 2 and 3 only.</w:t>
      </w:r>
      <w:r w:rsidR="00502F91">
        <w:t xml:space="preserve"> The results of these analyses have been illustrated in Figures 2 and 3 already.</w:t>
      </w:r>
      <w:r w:rsidR="00FB3129">
        <w:t xml:space="preserve"> In fact, both analyses yielded a significant interaction between norming method and sampling condition</w:t>
      </w:r>
      <w:r w:rsidR="00FF68F7">
        <w:t>,</w:t>
      </w:r>
      <w:r w:rsidR="00FB3129">
        <w:t xml:space="preserve"> </w:t>
      </w:r>
      <w:r w:rsidR="00FB3129" w:rsidRPr="0072674D">
        <w:rPr>
          <w:i/>
          <w:iCs/>
        </w:rPr>
        <w:t>RMSE</w:t>
      </w:r>
      <w:r w:rsidR="00FB3129">
        <w:t xml:space="preserve">: </w:t>
      </w:r>
      <w:proofErr w:type="gramStart"/>
      <w:r w:rsidR="00FB3129" w:rsidRPr="00B31E5A">
        <w:rPr>
          <w:i/>
        </w:rPr>
        <w:t>F</w:t>
      </w:r>
      <w:r w:rsidR="00FB3129">
        <w:t>(</w:t>
      </w:r>
      <w:proofErr w:type="gramEnd"/>
      <w:r w:rsidR="00FB3129">
        <w:t xml:space="preserve">1, </w:t>
      </w:r>
      <w:r w:rsidR="00BF52BD">
        <w:t>198</w:t>
      </w:r>
      <w:r w:rsidR="00FB3129">
        <w:t>)</w:t>
      </w:r>
      <w:r w:rsidR="00BF52BD">
        <w:t xml:space="preserve"> </w:t>
      </w:r>
      <w:r w:rsidR="00FB3129">
        <w:t xml:space="preserve">= </w:t>
      </w:r>
      <w:r w:rsidR="00BF52BD">
        <w:t>26.01</w:t>
      </w:r>
      <w:r w:rsidR="00FB3129">
        <w:t xml:space="preserve">, </w:t>
      </w:r>
      <w:r w:rsidR="00FB3129" w:rsidRPr="00C12882">
        <w:rPr>
          <w:i/>
        </w:rPr>
        <w:t>p</w:t>
      </w:r>
      <w:r w:rsidR="00FB3129">
        <w:t xml:space="preserve"> &lt; .001, </w:t>
      </w:r>
      <w:r w:rsidR="00FB3129" w:rsidRPr="00D2658A">
        <w:rPr>
          <w:i/>
          <w:iCs/>
        </w:rPr>
        <w:t>η</w:t>
      </w:r>
      <w:r w:rsidR="00FB3129" w:rsidRPr="00D2658A">
        <w:rPr>
          <w:vertAlign w:val="superscript"/>
        </w:rPr>
        <w:t>2</w:t>
      </w:r>
      <w:r w:rsidR="00FB3129">
        <w:t xml:space="preserve"> = .1</w:t>
      </w:r>
      <w:r w:rsidR="00BF52BD">
        <w:t>2</w:t>
      </w:r>
      <w:r w:rsidR="00FF68F7">
        <w:t>,</w:t>
      </w:r>
      <w:r w:rsidR="00FB3129">
        <w:t xml:space="preserve"> </w:t>
      </w:r>
      <w:r w:rsidR="00FB3129" w:rsidRPr="00BF0143">
        <w:rPr>
          <w:i/>
          <w:iCs/>
        </w:rPr>
        <w:t>MSD</w:t>
      </w:r>
      <w:r w:rsidR="00FB3129">
        <w:t xml:space="preserve">: </w:t>
      </w:r>
      <w:r w:rsidR="00FB3129" w:rsidRPr="00B31E5A">
        <w:rPr>
          <w:i/>
        </w:rPr>
        <w:t>F</w:t>
      </w:r>
      <w:r w:rsidR="00FB3129">
        <w:t xml:space="preserve">(1, </w:t>
      </w:r>
      <w:r w:rsidR="00BF52BD">
        <w:t>198</w:t>
      </w:r>
      <w:r w:rsidR="00FB3129">
        <w:t xml:space="preserve">) = </w:t>
      </w:r>
      <w:r w:rsidR="00BF52BD">
        <w:t>242.36</w:t>
      </w:r>
      <w:r w:rsidR="00FB3129">
        <w:t xml:space="preserve">, </w:t>
      </w:r>
      <w:r w:rsidR="00FB3129" w:rsidRPr="00C12882">
        <w:rPr>
          <w:i/>
        </w:rPr>
        <w:t>p</w:t>
      </w:r>
      <w:r w:rsidR="00FB3129">
        <w:t xml:space="preserve"> &lt; .001, </w:t>
      </w:r>
      <w:r w:rsidR="00FB3129" w:rsidRPr="00D2658A">
        <w:rPr>
          <w:i/>
          <w:iCs/>
        </w:rPr>
        <w:t>η</w:t>
      </w:r>
      <w:r w:rsidR="00FB3129" w:rsidRPr="00D2658A">
        <w:rPr>
          <w:vertAlign w:val="superscript"/>
        </w:rPr>
        <w:t>2</w:t>
      </w:r>
      <w:r w:rsidR="00FB3129">
        <w:t xml:space="preserve"> = .</w:t>
      </w:r>
      <w:r w:rsidR="00D019C8">
        <w:t>5</w:t>
      </w:r>
      <w:r w:rsidR="00FB3129">
        <w:t>5</w:t>
      </w:r>
      <w:r w:rsidR="00922D50">
        <w:t>, indicating that WCN countered the lack of representativeness</w:t>
      </w:r>
      <w:r w:rsidR="00D019C8">
        <w:t xml:space="preserve">. </w:t>
      </w:r>
      <w:r w:rsidR="00A45E1E">
        <w:t>It should be noted, though, that the weights worked better with r</w:t>
      </w:r>
      <w:r w:rsidR="00922D50">
        <w:t>espect</w:t>
      </w:r>
      <w:r w:rsidR="00A45E1E">
        <w:t xml:space="preserve"> to </w:t>
      </w:r>
      <w:r w:rsidR="00922D50">
        <w:t xml:space="preserve">the </w:t>
      </w:r>
      <w:r w:rsidR="00A45E1E" w:rsidRPr="00A45E1E">
        <w:rPr>
          <w:i/>
          <w:iCs/>
        </w:rPr>
        <w:t>MSD</w:t>
      </w:r>
      <w:r w:rsidR="00A45E1E">
        <w:t xml:space="preserve"> </w:t>
      </w:r>
      <w:r w:rsidR="00922D50" w:rsidRPr="00922D50">
        <w:t>than with respect to the</w:t>
      </w:r>
      <w:r w:rsidR="00A45E1E">
        <w:t xml:space="preserve"> </w:t>
      </w:r>
      <w:r w:rsidR="00A45E1E" w:rsidRPr="00A45E1E">
        <w:rPr>
          <w:i/>
          <w:iCs/>
        </w:rPr>
        <w:t>RMSE</w:t>
      </w:r>
      <w:r w:rsidR="004D1B61">
        <w:t xml:space="preserve">, as can be </w:t>
      </w:r>
      <w:r w:rsidR="00EB3454">
        <w:t>concluded</w:t>
      </w:r>
      <w:r w:rsidR="004D1B61">
        <w:t xml:space="preserve"> from the descriptive</w:t>
      </w:r>
      <w:r w:rsidR="00EB3454">
        <w:t xml:space="preserve"> </w:t>
      </w:r>
      <w:r w:rsidR="004D1B61">
        <w:t>s</w:t>
      </w:r>
      <w:r w:rsidR="00EB3454">
        <w:t>tatistics</w:t>
      </w:r>
      <w:r w:rsidR="004D1B61">
        <w:t xml:space="preserve"> a</w:t>
      </w:r>
      <w:r w:rsidR="00EB3454">
        <w:t>s well as</w:t>
      </w:r>
      <w:r w:rsidR="004D1B61">
        <w:t xml:space="preserve"> from the effect sizes</w:t>
      </w:r>
      <w:r w:rsidR="00A45E1E">
        <w:t xml:space="preserve">. </w:t>
      </w:r>
      <w:r w:rsidR="008A0FFF">
        <w:t xml:space="preserve">As already stated above, the </w:t>
      </w:r>
      <w:r w:rsidR="00A45E1E" w:rsidRPr="00A45E1E">
        <w:rPr>
          <w:i/>
          <w:iCs/>
        </w:rPr>
        <w:t>MSD</w:t>
      </w:r>
      <w:r w:rsidR="00A45E1E">
        <w:t xml:space="preserve"> </w:t>
      </w:r>
      <w:r w:rsidR="008A0FFF">
        <w:t>was the same for both sampling conditions</w:t>
      </w:r>
      <w:r w:rsidR="004D1B61">
        <w:t>,</w:t>
      </w:r>
      <w:r w:rsidR="008A0FFF">
        <w:t xml:space="preserve"> if weights were used (both sampling conditions 2 and 3: -0.32 IQ points). Moreover, </w:t>
      </w:r>
      <w:r w:rsidR="004D1B61">
        <w:t>in both cases it</w:t>
      </w:r>
      <w:r w:rsidR="008A0FFF">
        <w:t xml:space="preserve"> was close to zero, that is, weighting was able </w:t>
      </w:r>
      <w:r w:rsidR="008A0FFF">
        <w:lastRenderedPageBreak/>
        <w:t>to prevent a general dislocation of the normed scores</w:t>
      </w:r>
      <w:r w:rsidR="004A789A">
        <w:t xml:space="preserve"> in one or the other direction</w:t>
      </w:r>
      <w:r w:rsidR="008A0FFF">
        <w:t xml:space="preserve">. </w:t>
      </w:r>
      <w:r w:rsidR="00E068E6">
        <w:t xml:space="preserve">But with regard to the </w:t>
      </w:r>
      <w:r w:rsidR="00E068E6" w:rsidRPr="00E068E6">
        <w:rPr>
          <w:i/>
          <w:iCs/>
        </w:rPr>
        <w:t>RMSE</w:t>
      </w:r>
      <w:r w:rsidR="008A0FFF">
        <w:t xml:space="preserve">, the normed scores </w:t>
      </w:r>
      <w:r w:rsidR="004A789A">
        <w:t xml:space="preserve">on average </w:t>
      </w:r>
      <w:r w:rsidR="004A789A" w:rsidRPr="004A789A">
        <w:t xml:space="preserve">deviated </w:t>
      </w:r>
      <w:r w:rsidR="00D47A5C">
        <w:t xml:space="preserve">a little bit </w:t>
      </w:r>
      <w:r w:rsidR="004A789A" w:rsidRPr="004A789A">
        <w:t xml:space="preserve">more from </w:t>
      </w:r>
      <w:proofErr w:type="spellStart"/>
      <w:r w:rsidR="004A789A" w:rsidRPr="004A789A">
        <w:rPr>
          <w:i/>
          <w:iCs/>
        </w:rPr>
        <w:t>IQ</w:t>
      </w:r>
      <w:r w:rsidR="004A789A" w:rsidRPr="004A789A">
        <w:rPr>
          <w:vertAlign w:val="subscript"/>
        </w:rPr>
        <w:t>best</w:t>
      </w:r>
      <w:proofErr w:type="spellEnd"/>
      <w:r w:rsidR="004A789A">
        <w:t xml:space="preserve"> </w:t>
      </w:r>
      <w:r w:rsidR="004D1B61">
        <w:t>in sampling condition 3</w:t>
      </w:r>
      <w:r w:rsidR="004A789A">
        <w:t>, even when weights were used</w:t>
      </w:r>
      <w:r w:rsidR="000F3783">
        <w:t>,</w:t>
      </w:r>
      <w:r w:rsidR="00AC744D">
        <w:t xml:space="preserve"> </w:t>
      </w:r>
      <w:proofErr w:type="gramStart"/>
      <w:r w:rsidR="00AC744D" w:rsidRPr="00B31E5A">
        <w:rPr>
          <w:i/>
        </w:rPr>
        <w:t>F</w:t>
      </w:r>
      <w:r w:rsidR="00AC744D">
        <w:t>(</w:t>
      </w:r>
      <w:proofErr w:type="gramEnd"/>
      <w:r w:rsidR="00AC744D">
        <w:t xml:space="preserve">1, 198) = 10.12, </w:t>
      </w:r>
      <w:r w:rsidR="00AC744D" w:rsidRPr="00C12882">
        <w:rPr>
          <w:i/>
        </w:rPr>
        <w:t>p</w:t>
      </w:r>
      <w:r w:rsidR="00AC744D">
        <w:t xml:space="preserve"> = .002, </w:t>
      </w:r>
      <w:r w:rsidR="00AC744D" w:rsidRPr="00D2658A">
        <w:rPr>
          <w:i/>
          <w:iCs/>
        </w:rPr>
        <w:t>η</w:t>
      </w:r>
      <w:r w:rsidR="00AC744D" w:rsidRPr="00D2658A">
        <w:rPr>
          <w:vertAlign w:val="superscript"/>
        </w:rPr>
        <w:t>2</w:t>
      </w:r>
      <w:r w:rsidR="00AC744D">
        <w:t xml:space="preserve"> = .05</w:t>
      </w:r>
      <w:r w:rsidR="00E068E6">
        <w:t xml:space="preserve">. The average </w:t>
      </w:r>
      <w:r w:rsidR="00E068E6" w:rsidRPr="00E068E6">
        <w:rPr>
          <w:i/>
          <w:iCs/>
        </w:rPr>
        <w:t>RMSE</w:t>
      </w:r>
      <w:r w:rsidR="00E068E6">
        <w:t xml:space="preserve"> was </w:t>
      </w:r>
      <w:r w:rsidR="000F3783">
        <w:t>2.04 IQ points</w:t>
      </w:r>
      <w:r w:rsidR="00E068E6">
        <w:t xml:space="preserve"> in sampling condition 2 and </w:t>
      </w:r>
      <w:r w:rsidR="000F3783">
        <w:t>2.29 IQ points</w:t>
      </w:r>
      <w:r w:rsidR="00E068E6">
        <w:t xml:space="preserve"> in sampling condition 3. </w:t>
      </w:r>
      <w:r w:rsidR="00E32A97">
        <w:t>However</w:t>
      </w:r>
      <w:r w:rsidR="00ED640A">
        <w:t>, t</w:t>
      </w:r>
      <w:r w:rsidR="00A95168">
        <w:t xml:space="preserve">he difference of only 0.25 IQ </w:t>
      </w:r>
      <w:r w:rsidR="00E068E6">
        <w:t>p</w:t>
      </w:r>
      <w:r w:rsidR="00A95168">
        <w:t xml:space="preserve">oints </w:t>
      </w:r>
      <w:r w:rsidR="00E068E6">
        <w:t xml:space="preserve">between </w:t>
      </w:r>
      <w:r w:rsidR="00D23AFE">
        <w:t>both</w:t>
      </w:r>
      <w:r w:rsidR="00E068E6">
        <w:t xml:space="preserve"> sampling conditions </w:t>
      </w:r>
      <w:r w:rsidR="00ED640A">
        <w:t>seems to be</w:t>
      </w:r>
      <w:r w:rsidR="00A95168">
        <w:t xml:space="preserve"> </w:t>
      </w:r>
      <w:r w:rsidR="00D23AFE">
        <w:t>too</w:t>
      </w:r>
      <w:r w:rsidR="00A95168">
        <w:t xml:space="preserve"> small to be of</w:t>
      </w:r>
      <w:r w:rsidR="00ED640A">
        <w:t xml:space="preserve"> any</w:t>
      </w:r>
      <w:r w:rsidR="00A95168">
        <w:t xml:space="preserve"> practical relevance. </w:t>
      </w:r>
    </w:p>
    <w:p w14:paraId="388F0D3E" w14:textId="1FFEFD35" w:rsidR="00434FCA" w:rsidRDefault="00434FCA" w:rsidP="00434FCA">
      <w:pPr>
        <w:pStyle w:val="Heading2"/>
      </w:pPr>
      <w:r>
        <w:t>Hypothesis 3</w:t>
      </w:r>
      <w:r w:rsidR="00207EFE">
        <w:t xml:space="preserve"> and exploratory hypotheses</w:t>
      </w:r>
    </w:p>
    <w:p w14:paraId="18418463" w14:textId="437FE443" w:rsidR="00434FCA" w:rsidRDefault="007F5E24" w:rsidP="008A0DE2">
      <w:r>
        <w:t xml:space="preserve">Hypothesis 3 stated that WCN would </w:t>
      </w:r>
      <w:r w:rsidRPr="00266D9E">
        <w:t xml:space="preserve">be less effective </w:t>
      </w:r>
      <w:r w:rsidR="00EF4005">
        <w:t>at</w:t>
      </w:r>
      <w:r w:rsidRPr="00266D9E">
        <w:t xml:space="preserve"> the tails of the distribution</w:t>
      </w:r>
      <w:r>
        <w:t xml:space="preserve">s. </w:t>
      </w:r>
      <w:r w:rsidR="00A95168">
        <w:t xml:space="preserve">As already </w:t>
      </w:r>
      <w:r w:rsidR="008529A1">
        <w:t>mention</w:t>
      </w:r>
      <w:r w:rsidR="00A95168">
        <w:t xml:space="preserve">ed above, the original </w:t>
      </w:r>
      <w:r w:rsidR="008529A1">
        <w:t xml:space="preserve">6 x 11 x 2 </w:t>
      </w:r>
      <w:r w:rsidR="00A95168">
        <w:t>mixed ANOVAs yielded</w:t>
      </w:r>
      <w:r w:rsidR="008529A1">
        <w:t xml:space="preserve"> threefold interactions of sampling condition, norming method and person location with considerable effect sizes, which indicated that the efficiency of weighting did not only differ </w:t>
      </w:r>
      <w:proofErr w:type="gramStart"/>
      <w:r w:rsidR="008529A1">
        <w:t>with regard to</w:t>
      </w:r>
      <w:proofErr w:type="gramEnd"/>
      <w:r w:rsidR="008529A1">
        <w:t xml:space="preserve"> the different sampling conditions but that this relation was further qualified by the person location.</w:t>
      </w:r>
      <w:r w:rsidR="00043DB2">
        <w:t xml:space="preserve"> Therefore, to answer the question under which specific combination of </w:t>
      </w:r>
      <w:commentRangeStart w:id="85"/>
      <w:r w:rsidR="00043DB2">
        <w:t xml:space="preserve">sampling condition </w:t>
      </w:r>
      <w:commentRangeEnd w:id="85"/>
      <w:r w:rsidR="00FA7400">
        <w:rPr>
          <w:rStyle w:val="CommentReference"/>
        </w:rPr>
        <w:commentReference w:id="85"/>
      </w:r>
      <w:r w:rsidR="00043DB2">
        <w:t>and person location WCN yields suboptimal results, we analyze</w:t>
      </w:r>
      <w:r w:rsidR="002708AB">
        <w:t>d</w:t>
      </w:r>
      <w:r w:rsidR="00043DB2">
        <w:t xml:space="preserve"> the different sampling conditions separately.</w:t>
      </w:r>
      <w:r w:rsidR="002708AB">
        <w:t xml:space="preserve"> We did this with two different kinds of ANOVAs. Firstly, we conducted 11 x 2 ANOVAs with person location and norming method </w:t>
      </w:r>
      <w:r w:rsidR="00685560">
        <w:t xml:space="preserve">(WCN vs. SCN) </w:t>
      </w:r>
      <w:r w:rsidR="002708AB">
        <w:t>as within factors</w:t>
      </w:r>
      <w:r w:rsidR="00A31051">
        <w:t xml:space="preserve"> and </w:t>
      </w:r>
      <w:r w:rsidR="00A31051" w:rsidRPr="00A31051">
        <w:rPr>
          <w:i/>
          <w:iCs/>
        </w:rPr>
        <w:t>RMSE</w:t>
      </w:r>
      <w:r w:rsidR="00A31051">
        <w:t xml:space="preserve"> respectively </w:t>
      </w:r>
      <w:r w:rsidR="00A31051" w:rsidRPr="00A31051">
        <w:rPr>
          <w:i/>
          <w:iCs/>
        </w:rPr>
        <w:t>MSD</w:t>
      </w:r>
      <w:r w:rsidR="00A31051">
        <w:t xml:space="preserve"> as dependent variables</w:t>
      </w:r>
      <w:r w:rsidR="002708AB">
        <w:t xml:space="preserve">. </w:t>
      </w:r>
      <w:r w:rsidR="00685560">
        <w:t xml:space="preserve">Secondly, in case of biased norm samples, we also compared WCN directly to the benchmark condition, that is, </w:t>
      </w:r>
      <w:r w:rsidR="00A31051">
        <w:t xml:space="preserve">SCN </w:t>
      </w:r>
      <w:r w:rsidR="0059198C">
        <w:t>applied to unbiased norm samples</w:t>
      </w:r>
      <w:r w:rsidR="00685560">
        <w:t xml:space="preserve">. In this case, the second factor in the ANOVA </w:t>
      </w:r>
      <w:proofErr w:type="gramStart"/>
      <w:r w:rsidR="00685560">
        <w:t xml:space="preserve">was  </w:t>
      </w:r>
      <w:r w:rsidR="00A31051">
        <w:t>sampling</w:t>
      </w:r>
      <w:proofErr w:type="gramEnd"/>
      <w:r w:rsidR="00A31051">
        <w:t xml:space="preserve"> condition as </w:t>
      </w:r>
      <w:r w:rsidR="00685560">
        <w:t>between factor.</w:t>
      </w:r>
      <w:r w:rsidR="00DC195D">
        <w:t xml:space="preserve"> The results of these analyses are illustrated in Figure 4 </w:t>
      </w:r>
      <w:r w:rsidR="00A31051">
        <w:t>(</w:t>
      </w:r>
      <w:r w:rsidR="00A31051" w:rsidRPr="00A31051">
        <w:rPr>
          <w:i/>
          <w:iCs/>
        </w:rPr>
        <w:t>RMSE</w:t>
      </w:r>
      <w:r w:rsidR="00A31051">
        <w:t xml:space="preserve">) </w:t>
      </w:r>
      <w:r w:rsidR="00DC195D">
        <w:t>and Figure 5</w:t>
      </w:r>
      <w:r w:rsidR="00A31051">
        <w:t xml:space="preserve"> (</w:t>
      </w:r>
      <w:r w:rsidR="00A31051" w:rsidRPr="00A31051">
        <w:rPr>
          <w:i/>
          <w:iCs/>
        </w:rPr>
        <w:t>MSD</w:t>
      </w:r>
      <w:r w:rsidR="00A31051">
        <w:t>)</w:t>
      </w:r>
      <w:r w:rsidR="00DC195D">
        <w:t>.</w:t>
      </w:r>
      <w:r w:rsidR="00AD2225">
        <w:t xml:space="preserve"> Because of the </w:t>
      </w:r>
      <w:r w:rsidR="006D7891">
        <w:t>large</w:t>
      </w:r>
      <w:r w:rsidR="00AD2225">
        <w:t xml:space="preserve"> number of results, we will only report main effects and interactions, if at least one of the differences considered in the respective analysis exceed</w:t>
      </w:r>
      <w:r w:rsidR="00AE67D9">
        <w:t>s</w:t>
      </w:r>
      <w:r w:rsidR="00AD2225">
        <w:t xml:space="preserve"> 0.5 IQ points. </w:t>
      </w:r>
    </w:p>
    <w:p w14:paraId="63834566" w14:textId="2CF7821C" w:rsidR="00221BB7" w:rsidRDefault="00177B93" w:rsidP="00FA3800">
      <w:r>
        <w:t xml:space="preserve"> </w:t>
      </w:r>
    </w:p>
    <w:p w14:paraId="399F8BEE" w14:textId="750322DC" w:rsidR="00221BB7" w:rsidRDefault="00221BB7" w:rsidP="00221BB7">
      <w:pPr>
        <w:pStyle w:val="Caption"/>
      </w:pPr>
      <w:r>
        <w:rPr>
          <w:noProof/>
        </w:rPr>
        <w:lastRenderedPageBreak/>
        <w:drawing>
          <wp:anchor distT="0" distB="71755" distL="114300" distR="114300" simplePos="0" relativeHeight="251662336" behindDoc="0" locked="0" layoutInCell="1" allowOverlap="1" wp14:anchorId="5EEF312E" wp14:editId="7AD5BD89">
            <wp:simplePos x="0" y="0"/>
            <wp:positionH relativeFrom="column">
              <wp:posOffset>-13335</wp:posOffset>
            </wp:positionH>
            <wp:positionV relativeFrom="margin">
              <wp:align>top</wp:align>
            </wp:positionV>
            <wp:extent cx="5759450" cy="7844155"/>
            <wp:effectExtent l="19050" t="19050" r="12700" b="2349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874" cy="784440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Pr="00913A38">
        <w:rPr>
          <w:b/>
          <w:bCs/>
          <w:i/>
          <w:iCs w:val="0"/>
        </w:rPr>
        <w:t xml:space="preserve">Figure </w:t>
      </w:r>
      <w:r w:rsidR="00936E74">
        <w:rPr>
          <w:b/>
          <w:bCs/>
          <w:i/>
          <w:iCs w:val="0"/>
        </w:rPr>
        <w:t>4</w:t>
      </w:r>
      <w:r w:rsidRPr="00913A38">
        <w:rPr>
          <w:b/>
          <w:bCs/>
          <w:i/>
          <w:iCs w:val="0"/>
        </w:rPr>
        <w:t>.</w:t>
      </w:r>
      <w:r w:rsidRPr="00FC6145">
        <w:t xml:space="preserve"> </w:t>
      </w:r>
      <w:r w:rsidR="00936E74" w:rsidRPr="00936E74">
        <w:rPr>
          <w:i/>
          <w:iCs w:val="0"/>
        </w:rPr>
        <w:t>RMSE</w:t>
      </w:r>
      <w:r>
        <w:t xml:space="preserve"> </w:t>
      </w:r>
      <w:r w:rsidR="00936E74">
        <w:t xml:space="preserve">under </w:t>
      </w:r>
      <w:r>
        <w:t>different sampling conditions with (WCN) or without (SCN) weighting</w:t>
      </w:r>
      <w:r w:rsidR="00936E74">
        <w:t xml:space="preserve"> as a function of person location</w:t>
      </w:r>
      <w:r w:rsidRPr="00FC6145">
        <w:t>.</w:t>
      </w:r>
      <w:r w:rsidR="00936E74">
        <w:t xml:space="preserve"> </w:t>
      </w:r>
      <w:r w:rsidR="005E15F2">
        <w:t>The dotted grey line represents SCN with unbiased norm samples</w:t>
      </w:r>
      <w:r w:rsidR="00903197">
        <w:t xml:space="preserve"> (benchmark)</w:t>
      </w:r>
      <w:r w:rsidR="005E15F2">
        <w:t>.</w:t>
      </w:r>
    </w:p>
    <w:p w14:paraId="49FF7079" w14:textId="77777777" w:rsidR="0020423F" w:rsidRPr="0020423F" w:rsidRDefault="0020423F" w:rsidP="0020423F"/>
    <w:p w14:paraId="65FB43F0" w14:textId="1E5514F8" w:rsidR="0020423F" w:rsidRDefault="0020423F" w:rsidP="0020423F">
      <w:pPr>
        <w:pStyle w:val="Caption"/>
      </w:pPr>
      <w:r>
        <w:rPr>
          <w:noProof/>
        </w:rPr>
        <w:lastRenderedPageBreak/>
        <w:drawing>
          <wp:anchor distT="0" distB="71755" distL="114300" distR="114300" simplePos="0" relativeHeight="251665408" behindDoc="0" locked="0" layoutInCell="1" allowOverlap="1" wp14:anchorId="736A4578" wp14:editId="3276C15A">
            <wp:simplePos x="0" y="0"/>
            <wp:positionH relativeFrom="column">
              <wp:posOffset>-13335</wp:posOffset>
            </wp:positionH>
            <wp:positionV relativeFrom="margin">
              <wp:align>top</wp:align>
            </wp:positionV>
            <wp:extent cx="5759450" cy="7844155"/>
            <wp:effectExtent l="19050" t="19050" r="12700" b="23495"/>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874" cy="7844399"/>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Pr="00913A38">
        <w:rPr>
          <w:b/>
          <w:bCs/>
          <w:i/>
          <w:iCs w:val="0"/>
        </w:rPr>
        <w:t xml:space="preserve">Figure </w:t>
      </w:r>
      <w:r>
        <w:rPr>
          <w:b/>
          <w:bCs/>
          <w:i/>
          <w:iCs w:val="0"/>
        </w:rPr>
        <w:t>5</w:t>
      </w:r>
      <w:r w:rsidRPr="00913A38">
        <w:rPr>
          <w:b/>
          <w:bCs/>
          <w:i/>
          <w:iCs w:val="0"/>
        </w:rPr>
        <w:t>.</w:t>
      </w:r>
      <w:r w:rsidRPr="00FC6145">
        <w:t xml:space="preserve"> </w:t>
      </w:r>
      <w:r>
        <w:rPr>
          <w:i/>
          <w:iCs w:val="0"/>
        </w:rPr>
        <w:t>MSD</w:t>
      </w:r>
      <w:r>
        <w:t xml:space="preserve"> under different sampling conditions with (WCN) or without (SCN) weighting as a function of person location</w:t>
      </w:r>
      <w:r w:rsidRPr="00FC6145">
        <w:t>.</w:t>
      </w:r>
      <w:r>
        <w:t xml:space="preserve"> </w:t>
      </w:r>
      <w:r w:rsidR="005E15F2">
        <w:t>The dotted grey line represents SCN with unbiased norm samples</w:t>
      </w:r>
      <w:r w:rsidR="00990325">
        <w:t xml:space="preserve"> (benchmark)</w:t>
      </w:r>
      <w:r w:rsidR="005E15F2">
        <w:t>.</w:t>
      </w:r>
    </w:p>
    <w:p w14:paraId="0C596D9C" w14:textId="77777777" w:rsidR="006A31B0" w:rsidRDefault="006A31B0" w:rsidP="006A31B0">
      <w:pPr>
        <w:pStyle w:val="Heading3"/>
      </w:pPr>
      <w:r>
        <w:lastRenderedPageBreak/>
        <w:t>Sampling condition 1</w:t>
      </w:r>
    </w:p>
    <w:p w14:paraId="409381BA" w14:textId="4DA3A9A2" w:rsidR="0051639E" w:rsidRDefault="006A31B0" w:rsidP="006A31B0">
      <w:r>
        <w:t xml:space="preserve">In the unbiased condition, the ANOVAs for both </w:t>
      </w:r>
      <w:r w:rsidRPr="00817831">
        <w:rPr>
          <w:i/>
          <w:iCs/>
        </w:rPr>
        <w:t>RMSE</w:t>
      </w:r>
      <w:r>
        <w:t xml:space="preserve"> and </w:t>
      </w:r>
      <w:r w:rsidRPr="00817831">
        <w:rPr>
          <w:i/>
          <w:iCs/>
        </w:rPr>
        <w:t>MSD</w:t>
      </w:r>
      <w:r>
        <w:t xml:space="preserve"> yielded a significant main effect of person location, </w:t>
      </w:r>
      <w:r w:rsidRPr="0072674D">
        <w:rPr>
          <w:i/>
          <w:iCs/>
        </w:rPr>
        <w:t>RMSE</w:t>
      </w:r>
      <w:r>
        <w:t xml:space="preserve">: </w:t>
      </w:r>
      <w:proofErr w:type="gramStart"/>
      <w:r w:rsidRPr="00B31E5A">
        <w:rPr>
          <w:i/>
        </w:rPr>
        <w:t>F</w:t>
      </w:r>
      <w:r>
        <w:t>(</w:t>
      </w:r>
      <w:proofErr w:type="gramEnd"/>
      <w:r>
        <w:t xml:space="preserve">2.68, 264.87) = 70.68, </w:t>
      </w:r>
      <w:r w:rsidRPr="00C12882">
        <w:rPr>
          <w:i/>
        </w:rPr>
        <w:t>p</w:t>
      </w:r>
      <w:r>
        <w:t xml:space="preserve"> &lt; .001, </w:t>
      </w:r>
      <w:r w:rsidRPr="00D2658A">
        <w:rPr>
          <w:i/>
          <w:iCs/>
        </w:rPr>
        <w:t>η</w:t>
      </w:r>
      <w:r w:rsidRPr="00D2658A">
        <w:rPr>
          <w:vertAlign w:val="superscript"/>
        </w:rPr>
        <w:t>2</w:t>
      </w:r>
      <w:r>
        <w:t xml:space="preserve"> = .42</w:t>
      </w:r>
      <w:r w:rsidR="003B3DCF">
        <w:t>,</w:t>
      </w:r>
      <w:r>
        <w:t xml:space="preserve"> </w:t>
      </w:r>
      <w:r w:rsidRPr="00BF0143">
        <w:rPr>
          <w:i/>
          <w:iCs/>
        </w:rPr>
        <w:t>MSD</w:t>
      </w:r>
      <w:r>
        <w:t xml:space="preserve">: </w:t>
      </w:r>
      <w:r w:rsidRPr="00B31E5A">
        <w:rPr>
          <w:i/>
        </w:rPr>
        <w:t>F</w:t>
      </w:r>
      <w:r>
        <w:t xml:space="preserve">(2.34, 231.65) = 35.54, </w:t>
      </w:r>
      <w:r w:rsidRPr="00C12882">
        <w:rPr>
          <w:i/>
        </w:rPr>
        <w:t>p</w:t>
      </w:r>
      <w:r>
        <w:t xml:space="preserve"> &lt; .001, </w:t>
      </w:r>
      <w:r w:rsidRPr="00D2658A">
        <w:rPr>
          <w:i/>
          <w:iCs/>
        </w:rPr>
        <w:t>η</w:t>
      </w:r>
      <w:r w:rsidRPr="00D2658A">
        <w:rPr>
          <w:vertAlign w:val="superscript"/>
        </w:rPr>
        <w:t>2</w:t>
      </w:r>
      <w:r>
        <w:t xml:space="preserve"> = .26. The </w:t>
      </w:r>
      <w:r w:rsidRPr="00177B93">
        <w:rPr>
          <w:i/>
          <w:iCs/>
        </w:rPr>
        <w:t>RMSE</w:t>
      </w:r>
      <w:r>
        <w:t xml:space="preserve"> generally increased with </w:t>
      </w:r>
      <w:r w:rsidR="00947AA6">
        <w:t xml:space="preserve">growing distance from the average IQ of 100. This is a well-known effect (cf. A. Lenhard et al., 2019) </w:t>
      </w:r>
      <w:r w:rsidR="00E5053F">
        <w:t>that</w:t>
      </w:r>
      <w:r w:rsidR="00BD0DE3">
        <w:t xml:space="preserve"> also </w:t>
      </w:r>
      <w:r>
        <w:t>could be observed</w:t>
      </w:r>
      <w:r w:rsidR="00E5053F">
        <w:t xml:space="preserve"> in all other </w:t>
      </w:r>
      <w:r w:rsidR="009E13AC">
        <w:t xml:space="preserve">sampling conditions. </w:t>
      </w:r>
      <w:r w:rsidR="006D7891">
        <w:t xml:space="preserve">With respect to the </w:t>
      </w:r>
      <w:r w:rsidR="006D7891" w:rsidRPr="006D7891">
        <w:rPr>
          <w:i/>
          <w:iCs/>
        </w:rPr>
        <w:t>MSD</w:t>
      </w:r>
      <w:r w:rsidR="006D7891">
        <w:t xml:space="preserve">, the main effect of person location </w:t>
      </w:r>
      <w:r w:rsidR="00E026BD" w:rsidRPr="00E026BD">
        <w:t>exhibited a sinusoidal pattern</w:t>
      </w:r>
      <w:r w:rsidR="00E5053F">
        <w:t>. Again, this effect reoccurred in all other sampling conditions</w:t>
      </w:r>
      <w:r w:rsidR="00E026BD" w:rsidRPr="00E026BD">
        <w:t>.</w:t>
      </w:r>
      <w:r w:rsidR="00E026BD">
        <w:t xml:space="preserve"> </w:t>
      </w:r>
      <w:r w:rsidR="001F2CB8">
        <w:t>Since</w:t>
      </w:r>
      <w:r w:rsidR="00E5053F">
        <w:t xml:space="preserve"> </w:t>
      </w:r>
      <w:r w:rsidR="00665E0D">
        <w:t>both</w:t>
      </w:r>
      <w:r w:rsidR="00E5053F">
        <w:t xml:space="preserve"> main effects </w:t>
      </w:r>
      <w:r w:rsidR="00CC09CF">
        <w:t>were</w:t>
      </w:r>
      <w:r w:rsidR="002A2D1C">
        <w:t xml:space="preserve"> not specific to weighting</w:t>
      </w:r>
      <w:r w:rsidR="00CC09CF">
        <w:t xml:space="preserve"> but rather to the continuous norming method in general, they </w:t>
      </w:r>
      <w:r w:rsidR="00E5053F">
        <w:t xml:space="preserve">do not contribute to answering the main </w:t>
      </w:r>
      <w:r w:rsidR="00CC09CF">
        <w:t>hypotheses</w:t>
      </w:r>
      <w:r w:rsidR="00E5053F">
        <w:t xml:space="preserve"> of this article</w:t>
      </w:r>
      <w:r w:rsidR="00CC09CF">
        <w:t>. W</w:t>
      </w:r>
      <w:r w:rsidR="00E5053F">
        <w:t xml:space="preserve">e will </w:t>
      </w:r>
      <w:r w:rsidR="00CC09CF">
        <w:t xml:space="preserve">therefore </w:t>
      </w:r>
      <w:r w:rsidR="00E5053F">
        <w:t xml:space="preserve">refrain from reporting </w:t>
      </w:r>
      <w:r w:rsidR="00CC09CF">
        <w:t xml:space="preserve">the </w:t>
      </w:r>
      <w:r w:rsidR="0003687D">
        <w:t>respective</w:t>
      </w:r>
      <w:r w:rsidR="00E5053F">
        <w:t xml:space="preserve"> </w:t>
      </w:r>
      <w:r w:rsidR="003127D6">
        <w:t xml:space="preserve">main effects of person location </w:t>
      </w:r>
      <w:r w:rsidR="001F2CB8">
        <w:t>for the remaining sampling conditions</w:t>
      </w:r>
      <w:r w:rsidR="00E5053F" w:rsidRPr="007F66AE">
        <w:t>.</w:t>
      </w:r>
      <w:r w:rsidR="00E5053F">
        <w:t xml:space="preserve"> </w:t>
      </w:r>
      <w:r w:rsidR="00E06D91" w:rsidRPr="00E06D91">
        <w:t>We will</w:t>
      </w:r>
      <w:r w:rsidR="0003687D">
        <w:t>, however,</w:t>
      </w:r>
      <w:r w:rsidR="00E06D91" w:rsidRPr="00E06D91">
        <w:t xml:space="preserve"> </w:t>
      </w:r>
      <w:r w:rsidR="0003687D">
        <w:t xml:space="preserve">come back to the </w:t>
      </w:r>
      <w:r w:rsidR="002A2D1C">
        <w:t xml:space="preserve">unexpected </w:t>
      </w:r>
      <w:r w:rsidR="0003687D">
        <w:t xml:space="preserve">sinusoidal pattern of the </w:t>
      </w:r>
      <w:r w:rsidR="0003687D" w:rsidRPr="0003687D">
        <w:rPr>
          <w:i/>
          <w:iCs/>
        </w:rPr>
        <w:t>MSD</w:t>
      </w:r>
      <w:r w:rsidR="0003687D">
        <w:t xml:space="preserve"> </w:t>
      </w:r>
      <w:r w:rsidR="00E06D91" w:rsidRPr="00E06D91">
        <w:t>in the discussion.</w:t>
      </w:r>
      <w:r w:rsidR="006D7891">
        <w:t xml:space="preserve"> </w:t>
      </w:r>
      <w:r w:rsidR="00AD2225">
        <w:t xml:space="preserve">All other </w:t>
      </w:r>
      <w:r w:rsidR="005D1B9A">
        <w:t>effects</w:t>
      </w:r>
      <w:r w:rsidR="00AD2225">
        <w:t xml:space="preserve"> </w:t>
      </w:r>
      <w:r w:rsidR="001F2CB8">
        <w:t xml:space="preserve">in simulation condition 1 </w:t>
      </w:r>
      <w:r w:rsidR="00AD2225">
        <w:t>were too small to be</w:t>
      </w:r>
      <w:r w:rsidR="00493E2D">
        <w:t xml:space="preserve"> of practical relevance. </w:t>
      </w:r>
      <w:r w:rsidR="00101854">
        <w:t>To put it differently</w:t>
      </w:r>
      <w:r w:rsidR="00523EC3">
        <w:t xml:space="preserve">, </w:t>
      </w:r>
      <w:r w:rsidR="00564D0D">
        <w:t xml:space="preserve">WCN basically yielded the same results </w:t>
      </w:r>
      <w:r w:rsidR="00940C48">
        <w:t>as SCN</w:t>
      </w:r>
      <w:r w:rsidR="00101854">
        <w:t xml:space="preserve"> when the norm samples were unbiased</w:t>
      </w:r>
      <w:r w:rsidR="00940C48">
        <w:t>.</w:t>
      </w:r>
    </w:p>
    <w:p w14:paraId="75163031" w14:textId="71B056F9" w:rsidR="006F0ED0" w:rsidRDefault="006F0ED0" w:rsidP="006F0ED0">
      <w:pPr>
        <w:pStyle w:val="Heading3"/>
      </w:pPr>
      <w:r>
        <w:t>Sampling condition 2</w:t>
      </w:r>
    </w:p>
    <w:p w14:paraId="23B16D2E" w14:textId="42828842" w:rsidR="004D4EED" w:rsidRDefault="008D2878" w:rsidP="006F0ED0">
      <w:r>
        <w:t xml:space="preserve">The first ANOVA yielded </w:t>
      </w:r>
      <w:r w:rsidR="007D79E4">
        <w:t xml:space="preserve">main effects of </w:t>
      </w:r>
      <w:r w:rsidR="00CF7736">
        <w:t>the norming method</w:t>
      </w:r>
      <w:r w:rsidR="00FF68F7">
        <w:t>,</w:t>
      </w:r>
      <w:r w:rsidR="00891FA6">
        <w:t xml:space="preserve"> </w:t>
      </w:r>
      <w:r w:rsidR="00891FA6" w:rsidRPr="0072674D">
        <w:rPr>
          <w:i/>
          <w:iCs/>
        </w:rPr>
        <w:t>RMSE</w:t>
      </w:r>
      <w:r w:rsidR="00891FA6">
        <w:t xml:space="preserve">: </w:t>
      </w:r>
      <w:proofErr w:type="gramStart"/>
      <w:r w:rsidR="00891FA6" w:rsidRPr="00B31E5A">
        <w:rPr>
          <w:i/>
        </w:rPr>
        <w:t>F</w:t>
      </w:r>
      <w:r w:rsidR="00891FA6">
        <w:t>(</w:t>
      </w:r>
      <w:proofErr w:type="gramEnd"/>
      <w:r w:rsidR="00891FA6">
        <w:t xml:space="preserve">1, 99) = 74.94, </w:t>
      </w:r>
      <w:r w:rsidR="00891FA6" w:rsidRPr="00C12882">
        <w:rPr>
          <w:i/>
        </w:rPr>
        <w:t>p</w:t>
      </w:r>
      <w:r w:rsidR="00891FA6">
        <w:t xml:space="preserve"> &lt; .001, </w:t>
      </w:r>
      <w:r w:rsidR="00891FA6" w:rsidRPr="00D2658A">
        <w:rPr>
          <w:i/>
          <w:iCs/>
        </w:rPr>
        <w:t>η</w:t>
      </w:r>
      <w:r w:rsidR="00891FA6" w:rsidRPr="00D2658A">
        <w:rPr>
          <w:vertAlign w:val="superscript"/>
        </w:rPr>
        <w:t>2</w:t>
      </w:r>
      <w:r w:rsidR="00891FA6">
        <w:t xml:space="preserve"> = .43</w:t>
      </w:r>
      <w:r w:rsidR="003B3DCF">
        <w:t>,</w:t>
      </w:r>
      <w:r w:rsidR="00891FA6">
        <w:t xml:space="preserve"> </w:t>
      </w:r>
      <w:r w:rsidR="00891FA6" w:rsidRPr="00BF0143">
        <w:rPr>
          <w:i/>
          <w:iCs/>
        </w:rPr>
        <w:t>MSD</w:t>
      </w:r>
      <w:r w:rsidR="00891FA6">
        <w:t xml:space="preserve">: </w:t>
      </w:r>
      <w:r w:rsidR="00891FA6" w:rsidRPr="00B31E5A">
        <w:rPr>
          <w:i/>
        </w:rPr>
        <w:t>F</w:t>
      </w:r>
      <w:r w:rsidR="00891FA6">
        <w:t>(</w:t>
      </w:r>
      <w:r w:rsidR="000615C3">
        <w:t>1</w:t>
      </w:r>
      <w:r w:rsidR="00891FA6">
        <w:t xml:space="preserve">, </w:t>
      </w:r>
      <w:r w:rsidR="000615C3">
        <w:t>99</w:t>
      </w:r>
      <w:r w:rsidR="00891FA6">
        <w:t xml:space="preserve">) = </w:t>
      </w:r>
      <w:r w:rsidR="000615C3">
        <w:t>1924.64</w:t>
      </w:r>
      <w:r w:rsidR="00891FA6">
        <w:t xml:space="preserve">, </w:t>
      </w:r>
      <w:r w:rsidR="00891FA6" w:rsidRPr="00C12882">
        <w:rPr>
          <w:i/>
        </w:rPr>
        <w:t>p</w:t>
      </w:r>
      <w:r w:rsidR="00891FA6">
        <w:t xml:space="preserve"> &lt; .001, </w:t>
      </w:r>
      <w:r w:rsidR="00891FA6" w:rsidRPr="00D2658A">
        <w:rPr>
          <w:i/>
          <w:iCs/>
        </w:rPr>
        <w:t>η</w:t>
      </w:r>
      <w:r w:rsidR="00891FA6" w:rsidRPr="00D2658A">
        <w:rPr>
          <w:vertAlign w:val="superscript"/>
        </w:rPr>
        <w:t>2</w:t>
      </w:r>
      <w:r w:rsidR="00891FA6">
        <w:t xml:space="preserve"> = .</w:t>
      </w:r>
      <w:r w:rsidR="000615C3">
        <w:t>95</w:t>
      </w:r>
      <w:r w:rsidR="00891FA6">
        <w:t>.</w:t>
      </w:r>
      <w:r w:rsidR="000615C3">
        <w:t xml:space="preserve"> They indicated that WCN generally improved the quality of the normed scores. Only for the </w:t>
      </w:r>
      <w:r w:rsidR="000615C3" w:rsidRPr="00980D3B">
        <w:rPr>
          <w:i/>
          <w:iCs/>
        </w:rPr>
        <w:t>RMSE</w:t>
      </w:r>
      <w:r w:rsidR="000615C3">
        <w:t xml:space="preserve">, an additional interaction between </w:t>
      </w:r>
      <w:r w:rsidR="003D485C">
        <w:t xml:space="preserve">person </w:t>
      </w:r>
      <w:r w:rsidR="000615C3">
        <w:t xml:space="preserve">location and </w:t>
      </w:r>
      <w:r w:rsidR="00C936EC">
        <w:t>norming method</w:t>
      </w:r>
      <w:r w:rsidR="000615C3">
        <w:t xml:space="preserve"> showed up</w:t>
      </w:r>
      <w:r w:rsidR="001042C3">
        <w:t>,</w:t>
      </w:r>
      <w:r w:rsidR="000615C3">
        <w:t xml:space="preserve"> </w:t>
      </w:r>
      <w:proofErr w:type="gramStart"/>
      <w:r w:rsidR="000615C3" w:rsidRPr="00B31E5A">
        <w:rPr>
          <w:i/>
        </w:rPr>
        <w:t>F</w:t>
      </w:r>
      <w:r w:rsidR="000615C3">
        <w:t>(</w:t>
      </w:r>
      <w:proofErr w:type="gramEnd"/>
      <w:r w:rsidR="000615C3">
        <w:t xml:space="preserve">2.72, 268.76) = 41.72, </w:t>
      </w:r>
      <w:r w:rsidR="000615C3" w:rsidRPr="00C12882">
        <w:rPr>
          <w:i/>
        </w:rPr>
        <w:t>p</w:t>
      </w:r>
      <w:r w:rsidR="000615C3">
        <w:t xml:space="preserve"> &lt; .001, </w:t>
      </w:r>
      <w:r w:rsidR="000615C3" w:rsidRPr="00D2658A">
        <w:rPr>
          <w:i/>
          <w:iCs/>
        </w:rPr>
        <w:t>η</w:t>
      </w:r>
      <w:r w:rsidR="000615C3" w:rsidRPr="00D2658A">
        <w:rPr>
          <w:vertAlign w:val="superscript"/>
        </w:rPr>
        <w:t>2</w:t>
      </w:r>
      <w:r w:rsidR="000615C3">
        <w:t xml:space="preserve"> = .30. </w:t>
      </w:r>
      <w:r w:rsidR="00EA1E82">
        <w:t>With WCN, t</w:t>
      </w:r>
      <w:r w:rsidR="005C0A5A">
        <w:t xml:space="preserve">he </w:t>
      </w:r>
      <w:r w:rsidR="005C0A5A" w:rsidRPr="005C0A5A">
        <w:rPr>
          <w:i/>
          <w:iCs/>
        </w:rPr>
        <w:t>RMSE</w:t>
      </w:r>
      <w:r w:rsidR="005C0A5A">
        <w:t xml:space="preserve"> was </w:t>
      </w:r>
      <w:r w:rsidR="000615C3">
        <w:t xml:space="preserve">mainly </w:t>
      </w:r>
      <w:r w:rsidR="00EA1E82">
        <w:t>reduced</w:t>
      </w:r>
      <w:r w:rsidR="000615C3">
        <w:t xml:space="preserve"> </w:t>
      </w:r>
      <w:r w:rsidR="008A576E">
        <w:t xml:space="preserve">in the above-average range, that is, the performance range that had been underrepresented in the respective norm samples. </w:t>
      </w:r>
    </w:p>
    <w:p w14:paraId="1505866C" w14:textId="0A67AFB6" w:rsidR="006F0ED0" w:rsidRDefault="005C0A5A" w:rsidP="006F0ED0">
      <w:r>
        <w:t xml:space="preserve">The </w:t>
      </w:r>
      <w:r w:rsidR="00EA1E82">
        <w:t xml:space="preserve">second ANOVA </w:t>
      </w:r>
      <w:r>
        <w:t xml:space="preserve">showed that </w:t>
      </w:r>
      <w:r w:rsidR="00396388">
        <w:t xml:space="preserve">the </w:t>
      </w:r>
      <w:r w:rsidR="00396388" w:rsidRPr="00396388">
        <w:rPr>
          <w:i/>
          <w:iCs/>
        </w:rPr>
        <w:t>RMSE</w:t>
      </w:r>
      <w:r w:rsidR="00396388">
        <w:t xml:space="preserve"> </w:t>
      </w:r>
      <w:r w:rsidR="004D4EED">
        <w:t xml:space="preserve">produced </w:t>
      </w:r>
      <w:r w:rsidR="00EA1E82">
        <w:t xml:space="preserve">with WCN </w:t>
      </w:r>
      <w:r w:rsidR="00396388">
        <w:t>did not</w:t>
      </w:r>
      <w:r w:rsidR="00EA1E82">
        <w:t xml:space="preserve"> even</w:t>
      </w:r>
      <w:r w:rsidR="00396388">
        <w:t xml:space="preserve"> differ significantly from the benchmark, that is, WCN fully compensated for the bias in the norm </w:t>
      </w:r>
      <w:r w:rsidR="00396388">
        <w:lastRenderedPageBreak/>
        <w:t>samples. With re</w:t>
      </w:r>
      <w:r w:rsidR="001042C3">
        <w:t>spect</w:t>
      </w:r>
      <w:r w:rsidR="00396388">
        <w:t xml:space="preserve"> to the </w:t>
      </w:r>
      <w:r w:rsidR="00396388" w:rsidRPr="003D485C">
        <w:rPr>
          <w:i/>
          <w:iCs/>
        </w:rPr>
        <w:t>MSD</w:t>
      </w:r>
      <w:r w:rsidR="00396388">
        <w:t xml:space="preserve">, </w:t>
      </w:r>
      <w:r w:rsidR="003D485C">
        <w:t xml:space="preserve">a main effect of </w:t>
      </w:r>
      <w:r w:rsidR="00C936EC">
        <w:t>the simulation condition</w:t>
      </w:r>
      <w:r w:rsidR="003D485C">
        <w:t xml:space="preserve">, </w:t>
      </w:r>
      <w:r w:rsidR="003D485C" w:rsidRPr="00B31E5A">
        <w:rPr>
          <w:i/>
        </w:rPr>
        <w:t>F</w:t>
      </w:r>
      <w:r w:rsidR="003D485C">
        <w:t xml:space="preserve">(1, 198) = 15,37, </w:t>
      </w:r>
      <w:r w:rsidR="003D485C" w:rsidRPr="00C12882">
        <w:rPr>
          <w:i/>
        </w:rPr>
        <w:t>p</w:t>
      </w:r>
      <w:r w:rsidR="003D485C">
        <w:t xml:space="preserve"> &lt; .001, </w:t>
      </w:r>
      <w:r w:rsidR="003D485C" w:rsidRPr="00D2658A">
        <w:rPr>
          <w:i/>
          <w:iCs/>
        </w:rPr>
        <w:t>η</w:t>
      </w:r>
      <w:r w:rsidR="003D485C" w:rsidRPr="00D2658A">
        <w:rPr>
          <w:vertAlign w:val="superscript"/>
        </w:rPr>
        <w:t>2</w:t>
      </w:r>
      <w:r w:rsidR="003D485C">
        <w:t xml:space="preserve"> = .07, and a marginally significant interaction between </w:t>
      </w:r>
      <w:commentRangeStart w:id="86"/>
      <w:r w:rsidR="003D485C">
        <w:t>simulation condition</w:t>
      </w:r>
      <w:commentRangeEnd w:id="86"/>
      <w:r w:rsidR="00505C15">
        <w:rPr>
          <w:rStyle w:val="CommentReference"/>
        </w:rPr>
        <w:commentReference w:id="86"/>
      </w:r>
      <w:r w:rsidR="003D485C">
        <w:t xml:space="preserve"> and person location, </w:t>
      </w:r>
      <w:r w:rsidR="003D485C" w:rsidRPr="00B31E5A">
        <w:rPr>
          <w:i/>
        </w:rPr>
        <w:t>F</w:t>
      </w:r>
      <w:r w:rsidR="003D485C">
        <w:t xml:space="preserve">(2.31, 456.93) = 2.91, </w:t>
      </w:r>
      <w:r w:rsidR="003D485C" w:rsidRPr="00C12882">
        <w:rPr>
          <w:i/>
        </w:rPr>
        <w:t>p</w:t>
      </w:r>
      <w:r w:rsidR="003D485C">
        <w:t xml:space="preserve"> = .048, </w:t>
      </w:r>
      <w:r w:rsidR="003D485C" w:rsidRPr="00D2658A">
        <w:rPr>
          <w:i/>
          <w:iCs/>
        </w:rPr>
        <w:t>η</w:t>
      </w:r>
      <w:r w:rsidR="003D485C" w:rsidRPr="00D2658A">
        <w:rPr>
          <w:vertAlign w:val="superscript"/>
        </w:rPr>
        <w:t>2</w:t>
      </w:r>
      <w:r w:rsidR="003D485C">
        <w:t xml:space="preserve"> = .01, indicated that WCN performed slightly worse than the benchmark at very low person locations, with a</w:t>
      </w:r>
      <w:r w:rsidR="00DA5F23">
        <w:t xml:space="preserve">n absolute </w:t>
      </w:r>
      <w:r w:rsidR="003D485C">
        <w:t xml:space="preserve">difference between WCN and the benchmark </w:t>
      </w:r>
      <w:r w:rsidR="00DA5F23">
        <w:t xml:space="preserve">(in the following referred to as |∆RMSE|) </w:t>
      </w:r>
      <w:r w:rsidR="003D485C">
        <w:t xml:space="preserve">of </w:t>
      </w:r>
      <w:r w:rsidR="00FA0960">
        <w:t>0.68 IQ points at IQ 70 and 0.99 IQ points at IQ 62.5.</w:t>
      </w:r>
      <w:r w:rsidR="003D485C">
        <w:t xml:space="preserve"> </w:t>
      </w:r>
    </w:p>
    <w:p w14:paraId="363255C2" w14:textId="0613E248" w:rsidR="00FA0960" w:rsidRDefault="00FA0960" w:rsidP="00FA0960">
      <w:pPr>
        <w:pStyle w:val="Heading3"/>
      </w:pPr>
      <w:r>
        <w:t>Sampling condition 3</w:t>
      </w:r>
    </w:p>
    <w:p w14:paraId="01B9C3B0" w14:textId="7B57CC6D" w:rsidR="004D4EED" w:rsidRDefault="0039480E" w:rsidP="00FA0960">
      <w:r>
        <w:t xml:space="preserve">The first ANOVA yielded significant main effects of </w:t>
      </w:r>
      <w:r w:rsidR="00C936EC">
        <w:t>the norming method</w:t>
      </w:r>
      <w:r w:rsidR="00995CD2">
        <w:t>,</w:t>
      </w:r>
      <w:r w:rsidR="00995CD2" w:rsidRPr="00995CD2">
        <w:rPr>
          <w:i/>
          <w:iCs/>
        </w:rPr>
        <w:t xml:space="preserve"> </w:t>
      </w:r>
      <w:r w:rsidR="00995CD2" w:rsidRPr="0072674D">
        <w:rPr>
          <w:i/>
          <w:iCs/>
        </w:rPr>
        <w:t>RMSE</w:t>
      </w:r>
      <w:r w:rsidR="00995CD2">
        <w:t xml:space="preserve">: </w:t>
      </w:r>
      <w:r w:rsidR="00995CD2" w:rsidRPr="00B31E5A">
        <w:rPr>
          <w:i/>
        </w:rPr>
        <w:t>F</w:t>
      </w:r>
      <w:r w:rsidR="00995CD2">
        <w:t xml:space="preserve">(1, 99) = 155.76, </w:t>
      </w:r>
      <w:r w:rsidR="00995CD2" w:rsidRPr="00C12882">
        <w:rPr>
          <w:i/>
        </w:rPr>
        <w:t>p</w:t>
      </w:r>
      <w:r w:rsidR="00995CD2">
        <w:t xml:space="preserve"> &lt; .001, </w:t>
      </w:r>
      <w:r w:rsidR="00995CD2" w:rsidRPr="00D2658A">
        <w:rPr>
          <w:i/>
          <w:iCs/>
        </w:rPr>
        <w:t>η</w:t>
      </w:r>
      <w:r w:rsidR="00995CD2" w:rsidRPr="00D2658A">
        <w:rPr>
          <w:vertAlign w:val="superscript"/>
        </w:rPr>
        <w:t>2</w:t>
      </w:r>
      <w:r w:rsidR="00995CD2">
        <w:t xml:space="preserve"> = .61</w:t>
      </w:r>
      <w:r w:rsidR="001042C3">
        <w:t>,</w:t>
      </w:r>
      <w:r w:rsidR="00995CD2">
        <w:t xml:space="preserve"> </w:t>
      </w:r>
      <w:r w:rsidR="00995CD2" w:rsidRPr="00BF0143">
        <w:rPr>
          <w:i/>
          <w:iCs/>
        </w:rPr>
        <w:t>MSD</w:t>
      </w:r>
      <w:r w:rsidR="00995CD2">
        <w:t xml:space="preserve">: </w:t>
      </w:r>
      <w:r w:rsidR="00995CD2" w:rsidRPr="00B31E5A">
        <w:rPr>
          <w:i/>
        </w:rPr>
        <w:t>F</w:t>
      </w:r>
      <w:r w:rsidR="00995CD2">
        <w:t xml:space="preserve">(1, 99) = 2707.76, </w:t>
      </w:r>
      <w:r w:rsidR="00995CD2" w:rsidRPr="00C12882">
        <w:rPr>
          <w:i/>
        </w:rPr>
        <w:t>p</w:t>
      </w:r>
      <w:r w:rsidR="00995CD2">
        <w:t xml:space="preserve"> &lt; .001, </w:t>
      </w:r>
      <w:r w:rsidR="00995CD2" w:rsidRPr="00D2658A">
        <w:rPr>
          <w:i/>
          <w:iCs/>
        </w:rPr>
        <w:t>η</w:t>
      </w:r>
      <w:r w:rsidR="00995CD2" w:rsidRPr="00D2658A">
        <w:rPr>
          <w:vertAlign w:val="superscript"/>
        </w:rPr>
        <w:t>2</w:t>
      </w:r>
      <w:r w:rsidR="00995CD2">
        <w:t xml:space="preserve"> = .97, </w:t>
      </w:r>
      <w:r w:rsidR="005E39D3">
        <w:t xml:space="preserve">and significant interactions </w:t>
      </w:r>
      <w:r w:rsidR="00C936EC">
        <w:t>between norming method</w:t>
      </w:r>
      <w:r w:rsidR="00995CD2">
        <w:t xml:space="preserve"> and person location, </w:t>
      </w:r>
      <w:r w:rsidR="00995CD2" w:rsidRPr="0072674D">
        <w:rPr>
          <w:i/>
          <w:iCs/>
        </w:rPr>
        <w:t>RMSE</w:t>
      </w:r>
      <w:r w:rsidR="00995CD2">
        <w:t xml:space="preserve">: </w:t>
      </w:r>
      <w:r w:rsidR="00995CD2" w:rsidRPr="00B31E5A">
        <w:rPr>
          <w:i/>
        </w:rPr>
        <w:t>F</w:t>
      </w:r>
      <w:r w:rsidR="00995CD2">
        <w:t xml:space="preserve">(2.79, 276.13) = 71.89, </w:t>
      </w:r>
      <w:r w:rsidR="00995CD2" w:rsidRPr="00C12882">
        <w:rPr>
          <w:i/>
        </w:rPr>
        <w:t>p</w:t>
      </w:r>
      <w:r w:rsidR="00995CD2">
        <w:t xml:space="preserve"> &lt; .001, </w:t>
      </w:r>
      <w:r w:rsidR="00995CD2" w:rsidRPr="00D2658A">
        <w:rPr>
          <w:i/>
          <w:iCs/>
        </w:rPr>
        <w:t>η</w:t>
      </w:r>
      <w:r w:rsidR="00995CD2" w:rsidRPr="00D2658A">
        <w:rPr>
          <w:vertAlign w:val="superscript"/>
        </w:rPr>
        <w:t>2</w:t>
      </w:r>
      <w:r w:rsidR="00995CD2">
        <w:t xml:space="preserve"> = .42</w:t>
      </w:r>
      <w:r w:rsidR="001042C3">
        <w:t>,</w:t>
      </w:r>
      <w:r w:rsidR="00995CD2">
        <w:t xml:space="preserve"> </w:t>
      </w:r>
      <w:r w:rsidR="00995CD2" w:rsidRPr="00BF0143">
        <w:rPr>
          <w:i/>
          <w:iCs/>
        </w:rPr>
        <w:t>MSD</w:t>
      </w:r>
      <w:r w:rsidR="00995CD2">
        <w:t xml:space="preserve">: </w:t>
      </w:r>
      <w:r w:rsidR="00995CD2" w:rsidRPr="00B31E5A">
        <w:rPr>
          <w:i/>
        </w:rPr>
        <w:t>F</w:t>
      </w:r>
      <w:r w:rsidR="00995CD2">
        <w:t xml:space="preserve">(2.63, 260.05) = 6.58, </w:t>
      </w:r>
      <w:r w:rsidR="00995CD2" w:rsidRPr="00C12882">
        <w:rPr>
          <w:i/>
        </w:rPr>
        <w:t>p</w:t>
      </w:r>
      <w:r w:rsidR="00995CD2">
        <w:t xml:space="preserve"> = .001, </w:t>
      </w:r>
      <w:r w:rsidR="00995CD2" w:rsidRPr="00D2658A">
        <w:rPr>
          <w:i/>
          <w:iCs/>
        </w:rPr>
        <w:t>η</w:t>
      </w:r>
      <w:r w:rsidR="00995CD2" w:rsidRPr="00D2658A">
        <w:rPr>
          <w:vertAlign w:val="superscript"/>
        </w:rPr>
        <w:t>2</w:t>
      </w:r>
      <w:r w:rsidR="00995CD2">
        <w:t xml:space="preserve"> = .06</w:t>
      </w:r>
      <w:r w:rsidR="00430C90">
        <w:t>,</w:t>
      </w:r>
      <w:r w:rsidR="00995CD2">
        <w:t xml:space="preserve"> </w:t>
      </w:r>
      <w:r w:rsidR="005E39D3">
        <w:t xml:space="preserve">for both </w:t>
      </w:r>
      <w:r w:rsidR="005E39D3" w:rsidRPr="005E39D3">
        <w:rPr>
          <w:i/>
          <w:iCs/>
        </w:rPr>
        <w:t>RMSE</w:t>
      </w:r>
      <w:r w:rsidR="005E39D3">
        <w:t xml:space="preserve"> and </w:t>
      </w:r>
      <w:r w:rsidR="005E39D3" w:rsidRPr="005E39D3">
        <w:rPr>
          <w:i/>
          <w:iCs/>
        </w:rPr>
        <w:t>MSD</w:t>
      </w:r>
      <w:r w:rsidR="005E39D3">
        <w:t xml:space="preserve">. </w:t>
      </w:r>
      <w:r w:rsidR="00980D3B">
        <w:t xml:space="preserve">The pattern </w:t>
      </w:r>
      <w:r w:rsidR="00302047" w:rsidRPr="00302047">
        <w:t>essentially</w:t>
      </w:r>
      <w:r w:rsidR="00980D3B">
        <w:t xml:space="preserve"> replicated that of simulation condition 2, </w:t>
      </w:r>
      <w:r w:rsidR="00302047">
        <w:t>except that</w:t>
      </w:r>
      <w:r w:rsidR="00980D3B">
        <w:t xml:space="preserve"> this time the effects were larger, that is, WCN </w:t>
      </w:r>
      <w:r w:rsidR="00EA1E82">
        <w:t>was able to compensate for the larger biases under sampling condition 3</w:t>
      </w:r>
      <w:r w:rsidR="001042C3">
        <w:t>, too</w:t>
      </w:r>
      <w:r w:rsidR="00EA1E82">
        <w:t xml:space="preserve">. </w:t>
      </w:r>
    </w:p>
    <w:p w14:paraId="43DCA2A6" w14:textId="372326C5" w:rsidR="00FA0960" w:rsidRDefault="004D4EED" w:rsidP="00FA0960">
      <w:r>
        <w:t xml:space="preserve">The comparison </w:t>
      </w:r>
      <w:r w:rsidR="00865D11">
        <w:t>to</w:t>
      </w:r>
      <w:r>
        <w:t xml:space="preserve"> the benchmark in this case </w:t>
      </w:r>
      <w:r w:rsidR="006971F7">
        <w:t>yielded significant main effects</w:t>
      </w:r>
      <w:r w:rsidR="00047105">
        <w:t xml:space="preserve"> of simulation condition</w:t>
      </w:r>
      <w:r w:rsidR="006971F7">
        <w:t xml:space="preserve">, </w:t>
      </w:r>
      <w:r w:rsidR="006971F7" w:rsidRPr="0072674D">
        <w:rPr>
          <w:i/>
          <w:iCs/>
        </w:rPr>
        <w:t>RMSE</w:t>
      </w:r>
      <w:r w:rsidR="006971F7">
        <w:t xml:space="preserve">: </w:t>
      </w:r>
      <w:r w:rsidR="006971F7" w:rsidRPr="00B31E5A">
        <w:rPr>
          <w:i/>
        </w:rPr>
        <w:t>F</w:t>
      </w:r>
      <w:r w:rsidR="006971F7">
        <w:t>(</w:t>
      </w:r>
      <w:r w:rsidR="00567DB8">
        <w:t>1</w:t>
      </w:r>
      <w:r w:rsidR="006971F7">
        <w:t xml:space="preserve">, </w:t>
      </w:r>
      <w:r w:rsidR="00567DB8">
        <w:t>198</w:t>
      </w:r>
      <w:r w:rsidR="006971F7">
        <w:t xml:space="preserve">) = </w:t>
      </w:r>
      <w:r w:rsidR="00567DB8">
        <w:t>9.52</w:t>
      </w:r>
      <w:r w:rsidR="006971F7">
        <w:t xml:space="preserve">, </w:t>
      </w:r>
      <w:r w:rsidR="006971F7" w:rsidRPr="00C12882">
        <w:rPr>
          <w:i/>
        </w:rPr>
        <w:t>p</w:t>
      </w:r>
      <w:r w:rsidR="006971F7">
        <w:t> </w:t>
      </w:r>
      <w:r w:rsidR="00567DB8">
        <w:t>=</w:t>
      </w:r>
      <w:r w:rsidR="006971F7">
        <w:t> .00</w:t>
      </w:r>
      <w:r w:rsidR="00567DB8">
        <w:t>2</w:t>
      </w:r>
      <w:r w:rsidR="006971F7">
        <w:t xml:space="preserve">, </w:t>
      </w:r>
      <w:r w:rsidR="006971F7" w:rsidRPr="00D2658A">
        <w:rPr>
          <w:i/>
          <w:iCs/>
        </w:rPr>
        <w:t>η</w:t>
      </w:r>
      <w:r w:rsidR="006971F7" w:rsidRPr="00D2658A">
        <w:rPr>
          <w:vertAlign w:val="superscript"/>
        </w:rPr>
        <w:t>2</w:t>
      </w:r>
      <w:r w:rsidR="006971F7">
        <w:t xml:space="preserve"> = .</w:t>
      </w:r>
      <w:r w:rsidR="00567DB8">
        <w:t>05</w:t>
      </w:r>
      <w:r w:rsidR="001042C3">
        <w:t>,</w:t>
      </w:r>
      <w:r w:rsidR="006971F7">
        <w:t xml:space="preserve"> </w:t>
      </w:r>
      <w:r w:rsidR="006971F7" w:rsidRPr="00BF0143">
        <w:rPr>
          <w:i/>
          <w:iCs/>
        </w:rPr>
        <w:t>MSD</w:t>
      </w:r>
      <w:r w:rsidR="006971F7">
        <w:t xml:space="preserve">: </w:t>
      </w:r>
      <w:r w:rsidR="006971F7" w:rsidRPr="00B31E5A">
        <w:rPr>
          <w:i/>
        </w:rPr>
        <w:t>F</w:t>
      </w:r>
      <w:r w:rsidR="006971F7">
        <w:t>(</w:t>
      </w:r>
      <w:r w:rsidR="00567DB8">
        <w:t>1</w:t>
      </w:r>
      <w:r w:rsidR="006971F7">
        <w:t xml:space="preserve">, </w:t>
      </w:r>
      <w:r w:rsidR="00567DB8">
        <w:t>198</w:t>
      </w:r>
      <w:r w:rsidR="006971F7">
        <w:t xml:space="preserve">) = </w:t>
      </w:r>
      <w:r w:rsidR="00567DB8">
        <w:t>12.52</w:t>
      </w:r>
      <w:r w:rsidR="006971F7">
        <w:t xml:space="preserve">, </w:t>
      </w:r>
      <w:r w:rsidR="006971F7" w:rsidRPr="00C12882">
        <w:rPr>
          <w:i/>
        </w:rPr>
        <w:t>p</w:t>
      </w:r>
      <w:r w:rsidR="006971F7">
        <w:t> </w:t>
      </w:r>
      <w:r w:rsidR="00567DB8">
        <w:t>=</w:t>
      </w:r>
      <w:r w:rsidR="006971F7">
        <w:t xml:space="preserve"> .001, </w:t>
      </w:r>
      <w:r w:rsidR="006971F7" w:rsidRPr="00D2658A">
        <w:rPr>
          <w:i/>
          <w:iCs/>
        </w:rPr>
        <w:t>η</w:t>
      </w:r>
      <w:r w:rsidR="006971F7" w:rsidRPr="00D2658A">
        <w:rPr>
          <w:vertAlign w:val="superscript"/>
        </w:rPr>
        <w:t>2</w:t>
      </w:r>
      <w:r w:rsidR="006971F7">
        <w:t xml:space="preserve"> = .</w:t>
      </w:r>
      <w:r w:rsidR="00567DB8">
        <w:t>0</w:t>
      </w:r>
      <w:r w:rsidR="00047105">
        <w:t>6</w:t>
      </w:r>
      <w:r w:rsidR="006971F7">
        <w:t>,</w:t>
      </w:r>
      <w:r w:rsidR="00567DB8">
        <w:t xml:space="preserve"> and marginally significant interactions between simulation condition and person location, </w:t>
      </w:r>
      <w:r w:rsidR="00567DB8" w:rsidRPr="0072674D">
        <w:rPr>
          <w:i/>
          <w:iCs/>
        </w:rPr>
        <w:t>RMSE</w:t>
      </w:r>
      <w:r w:rsidR="00567DB8">
        <w:t xml:space="preserve">: </w:t>
      </w:r>
      <w:r w:rsidR="00567DB8" w:rsidRPr="00B31E5A">
        <w:rPr>
          <w:i/>
        </w:rPr>
        <w:t>F</w:t>
      </w:r>
      <w:r w:rsidR="00567DB8">
        <w:t xml:space="preserve">(2.81, 557.01) = 3.06, </w:t>
      </w:r>
      <w:r w:rsidR="00567DB8" w:rsidRPr="00C12882">
        <w:rPr>
          <w:i/>
        </w:rPr>
        <w:t>p</w:t>
      </w:r>
      <w:r w:rsidR="00567DB8">
        <w:t> = .0</w:t>
      </w:r>
      <w:r w:rsidR="004463C4">
        <w:t>31</w:t>
      </w:r>
      <w:r w:rsidR="00567DB8">
        <w:t xml:space="preserve">, </w:t>
      </w:r>
      <w:r w:rsidR="00567DB8" w:rsidRPr="00D2658A">
        <w:rPr>
          <w:i/>
          <w:iCs/>
        </w:rPr>
        <w:t>η</w:t>
      </w:r>
      <w:r w:rsidR="00567DB8" w:rsidRPr="00D2658A">
        <w:rPr>
          <w:vertAlign w:val="superscript"/>
        </w:rPr>
        <w:t>2</w:t>
      </w:r>
      <w:r w:rsidR="00567DB8">
        <w:t xml:space="preserve"> = .0</w:t>
      </w:r>
      <w:r w:rsidR="004463C4">
        <w:t>2</w:t>
      </w:r>
      <w:r w:rsidR="001042C3">
        <w:t>,</w:t>
      </w:r>
      <w:r w:rsidR="00567DB8">
        <w:t xml:space="preserve"> </w:t>
      </w:r>
      <w:r w:rsidR="00567DB8" w:rsidRPr="00BF0143">
        <w:rPr>
          <w:i/>
          <w:iCs/>
        </w:rPr>
        <w:t>MSD</w:t>
      </w:r>
      <w:r w:rsidR="00567DB8">
        <w:t xml:space="preserve">: </w:t>
      </w:r>
      <w:r w:rsidR="00567DB8" w:rsidRPr="00B31E5A">
        <w:rPr>
          <w:i/>
        </w:rPr>
        <w:t>F</w:t>
      </w:r>
      <w:r w:rsidR="00567DB8">
        <w:t>(</w:t>
      </w:r>
      <w:r w:rsidR="004463C4">
        <w:t>2.26</w:t>
      </w:r>
      <w:r w:rsidR="00567DB8">
        <w:t xml:space="preserve">, </w:t>
      </w:r>
      <w:r w:rsidR="004463C4">
        <w:t>447.76</w:t>
      </w:r>
      <w:r w:rsidR="00567DB8">
        <w:t xml:space="preserve">) = </w:t>
      </w:r>
      <w:r w:rsidR="004463C4">
        <w:t>3.28</w:t>
      </w:r>
      <w:r w:rsidR="00567DB8">
        <w:t xml:space="preserve">, </w:t>
      </w:r>
      <w:r w:rsidR="00567DB8" w:rsidRPr="00C12882">
        <w:rPr>
          <w:i/>
        </w:rPr>
        <w:t>p</w:t>
      </w:r>
      <w:r w:rsidR="00567DB8">
        <w:t> = .0</w:t>
      </w:r>
      <w:r w:rsidR="004463C4">
        <w:t>33</w:t>
      </w:r>
      <w:r w:rsidR="00567DB8">
        <w:t xml:space="preserve">, </w:t>
      </w:r>
      <w:r w:rsidR="00567DB8" w:rsidRPr="00D2658A">
        <w:rPr>
          <w:i/>
          <w:iCs/>
        </w:rPr>
        <w:t>η</w:t>
      </w:r>
      <w:r w:rsidR="00567DB8" w:rsidRPr="00D2658A">
        <w:rPr>
          <w:vertAlign w:val="superscript"/>
        </w:rPr>
        <w:t>2</w:t>
      </w:r>
      <w:r w:rsidR="00567DB8">
        <w:t xml:space="preserve"> = .0</w:t>
      </w:r>
      <w:r w:rsidR="004463C4">
        <w:t>2</w:t>
      </w:r>
      <w:r w:rsidR="00567DB8">
        <w:t>.</w:t>
      </w:r>
      <w:r w:rsidR="004463C4">
        <w:t xml:space="preserve"> These effects again indicated that WCN performed slightly worse than the benchmark at very low and this time also at very high person locations. </w:t>
      </w:r>
      <w:r w:rsidR="00CD7A5D">
        <w:t xml:space="preserve">But a relevant difference for the </w:t>
      </w:r>
      <w:r w:rsidR="00CD7A5D" w:rsidRPr="00CD7A5D">
        <w:rPr>
          <w:i/>
          <w:iCs/>
        </w:rPr>
        <w:t>RMSE</w:t>
      </w:r>
      <w:r w:rsidR="00CD7A5D">
        <w:t xml:space="preserve"> only occurred at IQ 137.5 (</w:t>
      </w:r>
      <w:r w:rsidR="00DA5F23">
        <w:t>|</w:t>
      </w:r>
      <w:r w:rsidR="00FA17FF">
        <w:t>∆</w:t>
      </w:r>
      <w:r w:rsidR="00FA17FF" w:rsidRPr="00FA17FF">
        <w:rPr>
          <w:i/>
          <w:iCs/>
        </w:rPr>
        <w:t>RMSE</w:t>
      </w:r>
      <w:r w:rsidR="00DA5F23">
        <w:t>|</w:t>
      </w:r>
      <w:r w:rsidR="00FA17FF">
        <w:t xml:space="preserve"> = 0.57 IQ points). As far as the </w:t>
      </w:r>
      <w:r w:rsidR="00FA17FF" w:rsidRPr="00FA17FF">
        <w:rPr>
          <w:i/>
          <w:iCs/>
        </w:rPr>
        <w:t>MSD</w:t>
      </w:r>
      <w:r w:rsidR="00FA17FF">
        <w:t xml:space="preserve"> was concerned, WCN performed slightly worse than the benchmark at IQ 62.5 (</w:t>
      </w:r>
      <w:r w:rsidR="00DA5F23">
        <w:t>|</w:t>
      </w:r>
      <w:r w:rsidR="00FA17FF">
        <w:t>∆</w:t>
      </w:r>
      <w:r w:rsidR="00FA17FF" w:rsidRPr="00FA17FF">
        <w:rPr>
          <w:i/>
          <w:iCs/>
        </w:rPr>
        <w:t>MS</w:t>
      </w:r>
      <w:r w:rsidR="00FA17FF">
        <w:rPr>
          <w:i/>
          <w:iCs/>
        </w:rPr>
        <w:t>D</w:t>
      </w:r>
      <w:r w:rsidR="00DA5F23">
        <w:t>|</w:t>
      </w:r>
      <w:r w:rsidR="00FA17FF">
        <w:t xml:space="preserve"> = 0.68 IQ points).</w:t>
      </w:r>
    </w:p>
    <w:p w14:paraId="2B1A7373" w14:textId="29140C9F" w:rsidR="00BC7972" w:rsidRDefault="00BC7972" w:rsidP="00BC7972">
      <w:pPr>
        <w:pStyle w:val="Heading3"/>
      </w:pPr>
      <w:r>
        <w:lastRenderedPageBreak/>
        <w:t>Sampling condition 4</w:t>
      </w:r>
    </w:p>
    <w:p w14:paraId="0CC8721A" w14:textId="40551695" w:rsidR="00525A73" w:rsidRDefault="00775B85" w:rsidP="00525A73">
      <w:r>
        <w:t xml:space="preserve">The first ANOVA again yielded significant main effects of </w:t>
      </w:r>
      <w:r w:rsidR="00CF7736">
        <w:t>the norming method</w:t>
      </w:r>
      <w:r>
        <w:t>,</w:t>
      </w:r>
      <w:r w:rsidRPr="00995CD2">
        <w:rPr>
          <w:i/>
          <w:iCs/>
        </w:rPr>
        <w:t xml:space="preserve"> </w:t>
      </w:r>
      <w:r w:rsidRPr="0072674D">
        <w:rPr>
          <w:i/>
          <w:iCs/>
        </w:rPr>
        <w:t>RMSE</w:t>
      </w:r>
      <w:r>
        <w:t xml:space="preserve">: </w:t>
      </w:r>
      <w:proofErr w:type="gramStart"/>
      <w:r w:rsidRPr="00B31E5A">
        <w:rPr>
          <w:i/>
        </w:rPr>
        <w:t>F</w:t>
      </w:r>
      <w:r>
        <w:t>(</w:t>
      </w:r>
      <w:proofErr w:type="gramEnd"/>
      <w:r>
        <w:t xml:space="preserve">1, 99) = 39.02, </w:t>
      </w:r>
      <w:r w:rsidRPr="00C12882">
        <w:rPr>
          <w:i/>
        </w:rPr>
        <w:t>p</w:t>
      </w:r>
      <w:r>
        <w:t xml:space="preserve"> &lt; .001, </w:t>
      </w:r>
      <w:r w:rsidRPr="00D2658A">
        <w:rPr>
          <w:i/>
          <w:iCs/>
        </w:rPr>
        <w:t>η</w:t>
      </w:r>
      <w:r w:rsidRPr="00D2658A">
        <w:rPr>
          <w:vertAlign w:val="superscript"/>
        </w:rPr>
        <w:t>2</w:t>
      </w:r>
      <w:r>
        <w:t xml:space="preserve"> = .28</w:t>
      </w:r>
      <w:r w:rsidR="00843541">
        <w:t>,</w:t>
      </w:r>
      <w:r>
        <w:t xml:space="preserve"> </w:t>
      </w:r>
      <w:r w:rsidRPr="00BF0143">
        <w:rPr>
          <w:i/>
          <w:iCs/>
        </w:rPr>
        <w:t>MSD</w:t>
      </w:r>
      <w:r>
        <w:t xml:space="preserve">: </w:t>
      </w:r>
      <w:r w:rsidRPr="00B31E5A">
        <w:rPr>
          <w:i/>
        </w:rPr>
        <w:t>F</w:t>
      </w:r>
      <w:r>
        <w:t xml:space="preserve">(1, 99) = 164.63, </w:t>
      </w:r>
      <w:r w:rsidRPr="00C12882">
        <w:rPr>
          <w:i/>
        </w:rPr>
        <w:t>p</w:t>
      </w:r>
      <w:r>
        <w:t xml:space="preserve"> &lt; .001, </w:t>
      </w:r>
      <w:r w:rsidRPr="00D2658A">
        <w:rPr>
          <w:i/>
          <w:iCs/>
        </w:rPr>
        <w:t>η</w:t>
      </w:r>
      <w:r w:rsidRPr="00D2658A">
        <w:rPr>
          <w:vertAlign w:val="superscript"/>
        </w:rPr>
        <w:t>2</w:t>
      </w:r>
      <w:r>
        <w:t xml:space="preserve"> = .62, and significant interactions of </w:t>
      </w:r>
      <w:r w:rsidR="00C936EC">
        <w:t>norming method</w:t>
      </w:r>
      <w:r>
        <w:t xml:space="preserve"> and person location, </w:t>
      </w:r>
      <w:r w:rsidRPr="0072674D">
        <w:rPr>
          <w:i/>
          <w:iCs/>
        </w:rPr>
        <w:t>RMSE</w:t>
      </w:r>
      <w:r>
        <w:t xml:space="preserve">: </w:t>
      </w:r>
      <w:r w:rsidRPr="00B31E5A">
        <w:rPr>
          <w:i/>
        </w:rPr>
        <w:t>F</w:t>
      </w:r>
      <w:r>
        <w:t xml:space="preserve">(3.02, 299.01) = 42.43, </w:t>
      </w:r>
      <w:r w:rsidRPr="00C12882">
        <w:rPr>
          <w:i/>
        </w:rPr>
        <w:t>p</w:t>
      </w:r>
      <w:r>
        <w:t xml:space="preserve"> &lt; .001, </w:t>
      </w:r>
      <w:r w:rsidRPr="00D2658A">
        <w:rPr>
          <w:i/>
          <w:iCs/>
        </w:rPr>
        <w:t>η</w:t>
      </w:r>
      <w:r w:rsidRPr="00D2658A">
        <w:rPr>
          <w:vertAlign w:val="superscript"/>
        </w:rPr>
        <w:t>2</w:t>
      </w:r>
      <w:r>
        <w:t xml:space="preserve"> = .30</w:t>
      </w:r>
      <w:r w:rsidR="00843541">
        <w:t>,</w:t>
      </w:r>
      <w:r>
        <w:t xml:space="preserve"> </w:t>
      </w:r>
      <w:r w:rsidRPr="00BF0143">
        <w:rPr>
          <w:i/>
          <w:iCs/>
        </w:rPr>
        <w:t>MSD</w:t>
      </w:r>
      <w:r>
        <w:t xml:space="preserve">: </w:t>
      </w:r>
      <w:r w:rsidRPr="00B31E5A">
        <w:rPr>
          <w:i/>
        </w:rPr>
        <w:t>F</w:t>
      </w:r>
      <w:r>
        <w:t xml:space="preserve">(2.53, 250.47) = 42.44, </w:t>
      </w:r>
      <w:r w:rsidRPr="00C12882">
        <w:rPr>
          <w:i/>
        </w:rPr>
        <w:t>p</w:t>
      </w:r>
      <w:r>
        <w:t xml:space="preserve"> = .001, </w:t>
      </w:r>
      <w:r w:rsidRPr="00D2658A">
        <w:rPr>
          <w:i/>
          <w:iCs/>
        </w:rPr>
        <w:t>η</w:t>
      </w:r>
      <w:r w:rsidRPr="00D2658A">
        <w:rPr>
          <w:vertAlign w:val="superscript"/>
        </w:rPr>
        <w:t>2</w:t>
      </w:r>
      <w:r>
        <w:t xml:space="preserve"> = .30. But surprisingly, this time WCN </w:t>
      </w:r>
      <w:r w:rsidR="00FD4807">
        <w:t xml:space="preserve">did not </w:t>
      </w:r>
      <w:r>
        <w:t xml:space="preserve">generally provide </w:t>
      </w:r>
      <w:r w:rsidR="00FD4807">
        <w:t>better quality than SCN</w:t>
      </w:r>
      <w:r>
        <w:t xml:space="preserve">. Instead, </w:t>
      </w:r>
      <w:r w:rsidR="00FD4807">
        <w:t xml:space="preserve">the </w:t>
      </w:r>
      <w:r w:rsidR="00FD4807" w:rsidRPr="00FD4807">
        <w:rPr>
          <w:i/>
          <w:iCs/>
        </w:rPr>
        <w:t>RMSE</w:t>
      </w:r>
      <w:r w:rsidR="00FD4807">
        <w:t xml:space="preserve"> for </w:t>
      </w:r>
      <w:r>
        <w:t xml:space="preserve">WCN </w:t>
      </w:r>
      <w:r w:rsidR="00FD4807">
        <w:t xml:space="preserve">was higher </w:t>
      </w:r>
      <w:r>
        <w:t xml:space="preserve">at </w:t>
      </w:r>
      <w:r w:rsidR="00C936EC">
        <w:t>extremely low</w:t>
      </w:r>
      <w:r>
        <w:t xml:space="preserve"> person locations. </w:t>
      </w:r>
      <w:r w:rsidR="00FD4807">
        <w:t>T</w:t>
      </w:r>
      <w:r>
        <w:t xml:space="preserve">he difference between WCN and SCN exceeded 0.5 IQ points at </w:t>
      </w:r>
      <w:r w:rsidR="00FD4807">
        <w:t>IQ 77.5 (</w:t>
      </w:r>
      <w:r w:rsidR="00DA5F23">
        <w:t>|</w:t>
      </w:r>
      <w:r w:rsidR="00FD4807">
        <w:t>∆</w:t>
      </w:r>
      <w:r w:rsidR="00FD4807" w:rsidRPr="00FA17FF">
        <w:rPr>
          <w:i/>
          <w:iCs/>
        </w:rPr>
        <w:t>RMSE</w:t>
      </w:r>
      <w:r w:rsidR="00DA5F23">
        <w:t>|</w:t>
      </w:r>
      <w:r w:rsidR="00FD4807">
        <w:t xml:space="preserve"> = 0.61 IQ points), IQ 70.0 (</w:t>
      </w:r>
      <w:r w:rsidR="00DA5F23">
        <w:t>|∆</w:t>
      </w:r>
      <w:r w:rsidR="00DA5F23" w:rsidRPr="00FA17FF">
        <w:rPr>
          <w:i/>
          <w:iCs/>
        </w:rPr>
        <w:t>RMSE</w:t>
      </w:r>
      <w:r w:rsidR="00DA5F23">
        <w:t>|</w:t>
      </w:r>
      <w:r w:rsidR="00FD4807">
        <w:t xml:space="preserve"> = 1.37 IQ points) and IQ 62.5 (</w:t>
      </w:r>
      <w:r w:rsidR="00DA5F23">
        <w:t>|∆</w:t>
      </w:r>
      <w:r w:rsidR="00DA5F23" w:rsidRPr="00FA17FF">
        <w:rPr>
          <w:i/>
          <w:iCs/>
        </w:rPr>
        <w:t>RMSE</w:t>
      </w:r>
      <w:r w:rsidR="00DA5F23">
        <w:t>|</w:t>
      </w:r>
      <w:r w:rsidR="00FD4807">
        <w:t xml:space="preserve"> = 1.43 IQ points). For the </w:t>
      </w:r>
      <w:r w:rsidR="00FD4807" w:rsidRPr="00FD4807">
        <w:rPr>
          <w:i/>
          <w:iCs/>
        </w:rPr>
        <w:t>MSD</w:t>
      </w:r>
      <w:r w:rsidR="00FD4807">
        <w:t xml:space="preserve"> the pattern was mixed, with SCN outperforming </w:t>
      </w:r>
      <w:r w:rsidR="002E393A">
        <w:t>W</w:t>
      </w:r>
      <w:r w:rsidR="00FD4807">
        <w:t>CN at low person location</w:t>
      </w:r>
      <w:r w:rsidR="002E393A">
        <w:t>s</w:t>
      </w:r>
      <w:r w:rsidR="00DA5F23">
        <w:t xml:space="preserve"> (IQ </w:t>
      </w:r>
      <w:r w:rsidR="00BD497D">
        <w:t>70.0</w:t>
      </w:r>
      <w:r w:rsidR="00DA5F23">
        <w:t>: |∆</w:t>
      </w:r>
      <w:r w:rsidR="00DA5F23" w:rsidRPr="00DA5F23">
        <w:rPr>
          <w:i/>
          <w:iCs/>
        </w:rPr>
        <w:t>MSD</w:t>
      </w:r>
      <w:r w:rsidR="00DA5F23">
        <w:t xml:space="preserve">| = </w:t>
      </w:r>
      <w:r w:rsidR="00BD497D">
        <w:t>1.25</w:t>
      </w:r>
      <w:r w:rsidR="00DA5F23">
        <w:t xml:space="preserve"> </w:t>
      </w:r>
      <w:r w:rsidR="00DA5F23" w:rsidRPr="00BD497D">
        <w:t xml:space="preserve">IQ points; IQ </w:t>
      </w:r>
      <w:r w:rsidR="00BD497D">
        <w:t>62.5</w:t>
      </w:r>
      <w:r w:rsidR="00DA5F23" w:rsidRPr="00BD497D">
        <w:t>: |∆</w:t>
      </w:r>
      <w:r w:rsidR="00DA5F23" w:rsidRPr="00BD497D">
        <w:rPr>
          <w:i/>
          <w:iCs/>
        </w:rPr>
        <w:t>MSD</w:t>
      </w:r>
      <w:r w:rsidR="00DA5F23" w:rsidRPr="00BD497D">
        <w:t xml:space="preserve">| = </w:t>
      </w:r>
      <w:r w:rsidR="00BD497D">
        <w:t>2.00</w:t>
      </w:r>
      <w:r w:rsidR="00DA5F23" w:rsidRPr="00BD497D">
        <w:t xml:space="preserve"> IQ points)</w:t>
      </w:r>
      <w:r w:rsidR="00BD497D">
        <w:t xml:space="preserve"> but WCN outperforming SCN at high person locations (IQ 115.0: |∆</w:t>
      </w:r>
      <w:r w:rsidR="00BD497D" w:rsidRPr="00DA5F23">
        <w:rPr>
          <w:i/>
          <w:iCs/>
        </w:rPr>
        <w:t>MSD</w:t>
      </w:r>
      <w:r w:rsidR="00BD497D">
        <w:t xml:space="preserve">| = 0.60 </w:t>
      </w:r>
      <w:r w:rsidR="00BD497D" w:rsidRPr="00BD497D">
        <w:t xml:space="preserve">IQ points; IQ </w:t>
      </w:r>
      <w:r w:rsidR="00BD497D">
        <w:t>122.5</w:t>
      </w:r>
      <w:r w:rsidR="00BD497D" w:rsidRPr="00BD497D">
        <w:t>: |∆</w:t>
      </w:r>
      <w:r w:rsidR="00BD497D" w:rsidRPr="00BD497D">
        <w:rPr>
          <w:i/>
          <w:iCs/>
        </w:rPr>
        <w:t>MSD</w:t>
      </w:r>
      <w:r w:rsidR="00BD497D" w:rsidRPr="00BD497D">
        <w:t xml:space="preserve">| = </w:t>
      </w:r>
      <w:r w:rsidR="00BD497D">
        <w:t>0.90</w:t>
      </w:r>
      <w:r w:rsidR="00BD497D" w:rsidRPr="00BD497D">
        <w:t xml:space="preserve"> IQ points</w:t>
      </w:r>
      <w:r w:rsidR="00BD497D">
        <w:t>; IQ 130.0: |∆</w:t>
      </w:r>
      <w:r w:rsidR="00BD497D" w:rsidRPr="00DA5F23">
        <w:rPr>
          <w:i/>
          <w:iCs/>
        </w:rPr>
        <w:t>MSD</w:t>
      </w:r>
      <w:r w:rsidR="00BD497D">
        <w:t xml:space="preserve">| = 0.87 </w:t>
      </w:r>
      <w:r w:rsidR="00BD497D" w:rsidRPr="00BD497D">
        <w:t xml:space="preserve">IQ points; IQ </w:t>
      </w:r>
      <w:r w:rsidR="00BD497D">
        <w:t>137.5</w:t>
      </w:r>
      <w:r w:rsidR="00BD497D" w:rsidRPr="00BD497D">
        <w:t>: |∆</w:t>
      </w:r>
      <w:r w:rsidR="00BD497D" w:rsidRPr="00BD497D">
        <w:rPr>
          <w:i/>
          <w:iCs/>
        </w:rPr>
        <w:t>MSD</w:t>
      </w:r>
      <w:r w:rsidR="00BD497D" w:rsidRPr="00BD497D">
        <w:t xml:space="preserve">| = </w:t>
      </w:r>
      <w:r w:rsidR="00BD497D">
        <w:t>0.88</w:t>
      </w:r>
      <w:r w:rsidR="00BD497D" w:rsidRPr="00BD497D">
        <w:t xml:space="preserve"> IQ points)</w:t>
      </w:r>
      <w:r w:rsidR="00BD497D">
        <w:t xml:space="preserve">. </w:t>
      </w:r>
    </w:p>
    <w:p w14:paraId="09298F2F" w14:textId="7C81FFA8" w:rsidR="007F54AF" w:rsidRPr="00BD497D" w:rsidRDefault="00971114" w:rsidP="00525A73">
      <w:r>
        <w:t>Because this time, it was SCN (applied on the biased norm samples) that showed almost no relevant deviation from the benchmark, t</w:t>
      </w:r>
      <w:r w:rsidR="00955953">
        <w:t xml:space="preserve">he comparison with the benchmark </w:t>
      </w:r>
      <w:r>
        <w:t xml:space="preserve">and WCN </w:t>
      </w:r>
      <w:r w:rsidR="00955953">
        <w:t>yielded almost exactly the same results</w:t>
      </w:r>
      <w:r w:rsidR="00CF7736">
        <w:t xml:space="preserve"> </w:t>
      </w:r>
      <w:r w:rsidR="00C936EC">
        <w:t xml:space="preserve">as the first ANOVA, </w:t>
      </w:r>
      <w:r w:rsidR="00CF7736">
        <w:t xml:space="preserve">with main effects of </w:t>
      </w:r>
      <w:r w:rsidR="00C936EC">
        <w:t xml:space="preserve">simulation condition, </w:t>
      </w:r>
      <w:r w:rsidRPr="0072674D">
        <w:rPr>
          <w:i/>
          <w:iCs/>
        </w:rPr>
        <w:t>RMSE</w:t>
      </w:r>
      <w:r>
        <w:t xml:space="preserve">: </w:t>
      </w:r>
      <w:r w:rsidRPr="00B31E5A">
        <w:rPr>
          <w:i/>
        </w:rPr>
        <w:t>F</w:t>
      </w:r>
      <w:r>
        <w:t xml:space="preserve">(1, 198) = 38.46, </w:t>
      </w:r>
      <w:r w:rsidRPr="00C12882">
        <w:rPr>
          <w:i/>
        </w:rPr>
        <w:t>p</w:t>
      </w:r>
      <w:r>
        <w:t xml:space="preserve"> &lt; .001, </w:t>
      </w:r>
      <w:r w:rsidRPr="00D2658A">
        <w:rPr>
          <w:i/>
          <w:iCs/>
        </w:rPr>
        <w:t>η</w:t>
      </w:r>
      <w:r w:rsidRPr="00D2658A">
        <w:rPr>
          <w:vertAlign w:val="superscript"/>
        </w:rPr>
        <w:t>2</w:t>
      </w:r>
      <w:r>
        <w:t xml:space="preserve"> = .16</w:t>
      </w:r>
      <w:r w:rsidR="00843541">
        <w:t>,</w:t>
      </w:r>
      <w:r>
        <w:t xml:space="preserve"> </w:t>
      </w:r>
      <w:r w:rsidRPr="00BF0143">
        <w:rPr>
          <w:i/>
          <w:iCs/>
        </w:rPr>
        <w:t>MSD</w:t>
      </w:r>
      <w:r>
        <w:t xml:space="preserve">: </w:t>
      </w:r>
      <w:r w:rsidRPr="00B31E5A">
        <w:rPr>
          <w:i/>
        </w:rPr>
        <w:t>F</w:t>
      </w:r>
      <w:r>
        <w:t xml:space="preserve">(1, 198) = 31.10, </w:t>
      </w:r>
      <w:r w:rsidRPr="00C12882">
        <w:rPr>
          <w:i/>
        </w:rPr>
        <w:t>p</w:t>
      </w:r>
      <w:r>
        <w:t xml:space="preserve"> &lt; .001, </w:t>
      </w:r>
      <w:r w:rsidRPr="00D2658A">
        <w:rPr>
          <w:i/>
          <w:iCs/>
        </w:rPr>
        <w:t>η</w:t>
      </w:r>
      <w:r w:rsidRPr="00D2658A">
        <w:rPr>
          <w:vertAlign w:val="superscript"/>
        </w:rPr>
        <w:t>2</w:t>
      </w:r>
      <w:r>
        <w:t xml:space="preserve"> = .14, </w:t>
      </w:r>
      <w:r w:rsidR="00C936EC">
        <w:t>and significant interactions between simulation condition and person location</w:t>
      </w:r>
      <w:r>
        <w:t>,</w:t>
      </w:r>
      <w:r w:rsidRPr="00971114">
        <w:rPr>
          <w:i/>
          <w:iCs/>
        </w:rPr>
        <w:t xml:space="preserve"> </w:t>
      </w:r>
      <w:r w:rsidRPr="0072674D">
        <w:rPr>
          <w:i/>
          <w:iCs/>
        </w:rPr>
        <w:t>RMSE</w:t>
      </w:r>
      <w:r>
        <w:t xml:space="preserve">: </w:t>
      </w:r>
      <w:r w:rsidRPr="00B31E5A">
        <w:rPr>
          <w:i/>
        </w:rPr>
        <w:t>F</w:t>
      </w:r>
      <w:r>
        <w:t xml:space="preserve">(2.83, 560.75) = 22.19, </w:t>
      </w:r>
      <w:r w:rsidRPr="00C12882">
        <w:rPr>
          <w:i/>
        </w:rPr>
        <w:t>p</w:t>
      </w:r>
      <w:r>
        <w:t xml:space="preserve"> &lt; .001, </w:t>
      </w:r>
      <w:r w:rsidRPr="00D2658A">
        <w:rPr>
          <w:i/>
          <w:iCs/>
        </w:rPr>
        <w:t>η</w:t>
      </w:r>
      <w:r w:rsidRPr="00D2658A">
        <w:rPr>
          <w:vertAlign w:val="superscript"/>
        </w:rPr>
        <w:t>2</w:t>
      </w:r>
      <w:r>
        <w:t xml:space="preserve"> = .10</w:t>
      </w:r>
      <w:r w:rsidR="003B3DCF">
        <w:t>,</w:t>
      </w:r>
      <w:r>
        <w:t xml:space="preserve"> </w:t>
      </w:r>
      <w:r w:rsidRPr="00BF0143">
        <w:rPr>
          <w:i/>
          <w:iCs/>
        </w:rPr>
        <w:t>MSD</w:t>
      </w:r>
      <w:r>
        <w:t xml:space="preserve">: </w:t>
      </w:r>
      <w:r w:rsidRPr="00B31E5A">
        <w:rPr>
          <w:i/>
        </w:rPr>
        <w:t>F</w:t>
      </w:r>
      <w:r>
        <w:t xml:space="preserve">(2.55, 505.02) = 19.44, </w:t>
      </w:r>
      <w:r w:rsidRPr="00C12882">
        <w:rPr>
          <w:i/>
        </w:rPr>
        <w:t>p</w:t>
      </w:r>
      <w:r>
        <w:t xml:space="preserve"> &lt; .001, </w:t>
      </w:r>
      <w:r w:rsidRPr="00D2658A">
        <w:rPr>
          <w:i/>
          <w:iCs/>
        </w:rPr>
        <w:t>η</w:t>
      </w:r>
      <w:r w:rsidRPr="00D2658A">
        <w:rPr>
          <w:vertAlign w:val="superscript"/>
        </w:rPr>
        <w:t>2</w:t>
      </w:r>
      <w:r>
        <w:t xml:space="preserve"> = .09</w:t>
      </w:r>
      <w:r w:rsidR="00955953">
        <w:t xml:space="preserve">. </w:t>
      </w:r>
      <w:r w:rsidR="00086378">
        <w:t>O</w:t>
      </w:r>
      <w:r w:rsidR="00623E5B">
        <w:t>nly</w:t>
      </w:r>
      <w:r w:rsidR="00086378">
        <w:t xml:space="preserve"> </w:t>
      </w:r>
      <w:proofErr w:type="gramStart"/>
      <w:r w:rsidR="00086378">
        <w:t>with regard to</w:t>
      </w:r>
      <w:proofErr w:type="gramEnd"/>
      <w:r w:rsidR="00086378">
        <w:t xml:space="preserve"> the MSD and only for high person locations, the benchmark was at little bit closer to WCN</w:t>
      </w:r>
      <w:r w:rsidR="002E393A">
        <w:t xml:space="preserve"> than SCN was, so that </w:t>
      </w:r>
      <w:r w:rsidR="00CD4BED">
        <w:t xml:space="preserve">the difference between </w:t>
      </w:r>
      <w:r w:rsidR="002E393A">
        <w:t xml:space="preserve">WCN and the benchmark </w:t>
      </w:r>
      <w:r w:rsidR="00CD4BED">
        <w:t xml:space="preserve">disappeared at </w:t>
      </w:r>
      <w:r w:rsidR="002E393A">
        <w:t>person locations above IQ 122.5</w:t>
      </w:r>
      <w:r w:rsidR="00623E5B">
        <w:t>.</w:t>
      </w:r>
      <w:r w:rsidR="00086378">
        <w:t xml:space="preserve"> </w:t>
      </w:r>
      <w:r w:rsidR="003468FB">
        <w:t>At IQ 122.5</w:t>
      </w:r>
      <w:r w:rsidR="00C47BA7">
        <w:t>,</w:t>
      </w:r>
      <w:r w:rsidR="003468FB">
        <w:t xml:space="preserve"> the difference was 0.58 IQ points, with WCN being slightly closer to the optimal value of zero than the benchmark.</w:t>
      </w:r>
      <w:r w:rsidR="00623E5B">
        <w:t xml:space="preserve"> </w:t>
      </w:r>
      <w:r w:rsidR="00955953">
        <w:t xml:space="preserve">  </w:t>
      </w:r>
    </w:p>
    <w:p w14:paraId="42545384" w14:textId="61D3D35C" w:rsidR="00BC7972" w:rsidRDefault="00BC7972" w:rsidP="00BC7972">
      <w:pPr>
        <w:pStyle w:val="Heading3"/>
      </w:pPr>
      <w:r>
        <w:lastRenderedPageBreak/>
        <w:t>Sampling conditions 5 and 6</w:t>
      </w:r>
    </w:p>
    <w:p w14:paraId="16604F9F" w14:textId="09C9BAA9" w:rsidR="00894F9B" w:rsidRPr="00894F9B" w:rsidRDefault="00894F9B" w:rsidP="00894F9B">
      <w:r>
        <w:t xml:space="preserve">Both for sampling condition 5 </w:t>
      </w:r>
      <w:r w:rsidR="00086378">
        <w:t>and</w:t>
      </w:r>
      <w:r>
        <w:t xml:space="preserve"> sampling condition 6, the </w:t>
      </w:r>
      <w:r w:rsidRPr="00894F9B">
        <w:rPr>
          <w:i/>
          <w:iCs/>
        </w:rPr>
        <w:t>RMSE</w:t>
      </w:r>
      <w:r>
        <w:t xml:space="preserve"> </w:t>
      </w:r>
      <w:r w:rsidR="00086378">
        <w:t xml:space="preserve">was </w:t>
      </w:r>
      <w:r w:rsidR="00F10D57">
        <w:t xml:space="preserve">approximately the same </w:t>
      </w:r>
      <w:r w:rsidR="00086378">
        <w:t>for</w:t>
      </w:r>
      <w:r>
        <w:t xml:space="preserve"> </w:t>
      </w:r>
      <w:r w:rsidR="00086378">
        <w:t xml:space="preserve">WCN, SCN </w:t>
      </w:r>
      <w:proofErr w:type="gramStart"/>
      <w:r w:rsidR="00086378">
        <w:t>and also</w:t>
      </w:r>
      <w:proofErr w:type="gramEnd"/>
      <w:r w:rsidR="00086378">
        <w:t xml:space="preserve"> for the bench</w:t>
      </w:r>
      <w:r w:rsidR="00B50E95">
        <w:t xml:space="preserve">mark, that is, no single difference exceeded 0.5 IQ points. </w:t>
      </w:r>
      <w:r w:rsidR="00E265BF">
        <w:t xml:space="preserve">With regard to the </w:t>
      </w:r>
      <w:r w:rsidR="00E265BF" w:rsidRPr="00E265BF">
        <w:rPr>
          <w:i/>
          <w:iCs/>
        </w:rPr>
        <w:t>MSD</w:t>
      </w:r>
      <w:r w:rsidR="00E265BF">
        <w:t xml:space="preserve">, </w:t>
      </w:r>
      <w:r w:rsidR="00125A70">
        <w:t xml:space="preserve">the second ANOVA </w:t>
      </w:r>
      <w:r w:rsidR="00E265BF">
        <w:t xml:space="preserve">for simulation condition 5 </w:t>
      </w:r>
      <w:r w:rsidR="00125A70">
        <w:t xml:space="preserve">yielded a marginally significant main effect of the simulation condition, </w:t>
      </w:r>
      <w:proofErr w:type="gramStart"/>
      <w:r w:rsidR="00125A70" w:rsidRPr="00B31E5A">
        <w:rPr>
          <w:i/>
        </w:rPr>
        <w:t>F</w:t>
      </w:r>
      <w:r w:rsidR="00125A70">
        <w:t>(</w:t>
      </w:r>
      <w:proofErr w:type="gramEnd"/>
      <w:r w:rsidR="005E2F4D">
        <w:t>1</w:t>
      </w:r>
      <w:r w:rsidR="00125A70">
        <w:t xml:space="preserve">, </w:t>
      </w:r>
      <w:r w:rsidR="005E2F4D">
        <w:t>198</w:t>
      </w:r>
      <w:r w:rsidR="00125A70">
        <w:t xml:space="preserve">) = </w:t>
      </w:r>
      <w:r w:rsidR="005E2F4D">
        <w:t>5.02</w:t>
      </w:r>
      <w:r w:rsidR="00125A70">
        <w:t xml:space="preserve">, </w:t>
      </w:r>
      <w:r w:rsidR="00125A70" w:rsidRPr="00C12882">
        <w:rPr>
          <w:i/>
        </w:rPr>
        <w:t>p</w:t>
      </w:r>
      <w:r w:rsidR="00125A70">
        <w:t> </w:t>
      </w:r>
      <w:r w:rsidR="005E2F4D">
        <w:t>=</w:t>
      </w:r>
      <w:r w:rsidR="00125A70">
        <w:t> .0</w:t>
      </w:r>
      <w:r w:rsidR="005E2F4D">
        <w:t>26</w:t>
      </w:r>
      <w:r w:rsidR="00125A70">
        <w:t xml:space="preserve">, </w:t>
      </w:r>
      <w:r w:rsidR="00125A70" w:rsidRPr="00D2658A">
        <w:rPr>
          <w:i/>
          <w:iCs/>
        </w:rPr>
        <w:t>η</w:t>
      </w:r>
      <w:r w:rsidR="00125A70" w:rsidRPr="00D2658A">
        <w:rPr>
          <w:vertAlign w:val="superscript"/>
        </w:rPr>
        <w:t>2</w:t>
      </w:r>
      <w:r w:rsidR="00125A70">
        <w:t xml:space="preserve"> = .0</w:t>
      </w:r>
      <w:r w:rsidR="005E2F4D">
        <w:t xml:space="preserve">3, and an </w:t>
      </w:r>
      <w:r w:rsidR="00125A70">
        <w:t>interaction between</w:t>
      </w:r>
      <w:r w:rsidR="005E2F4D">
        <w:t xml:space="preserve"> simulation condition and person location, </w:t>
      </w:r>
      <w:r w:rsidR="005E2F4D" w:rsidRPr="00B31E5A">
        <w:rPr>
          <w:i/>
        </w:rPr>
        <w:t>F</w:t>
      </w:r>
      <w:r w:rsidR="005E2F4D">
        <w:t xml:space="preserve">(2.29, 453.98) = 6.25, </w:t>
      </w:r>
      <w:r w:rsidR="005E2F4D" w:rsidRPr="00C12882">
        <w:rPr>
          <w:i/>
        </w:rPr>
        <w:t>p</w:t>
      </w:r>
      <w:r w:rsidR="005E2F4D">
        <w:t> = .0</w:t>
      </w:r>
      <w:r w:rsidR="00E265BF">
        <w:t>01</w:t>
      </w:r>
      <w:r w:rsidR="005E2F4D">
        <w:t xml:space="preserve">, </w:t>
      </w:r>
      <w:r w:rsidR="005E2F4D" w:rsidRPr="00D2658A">
        <w:rPr>
          <w:i/>
          <w:iCs/>
        </w:rPr>
        <w:t>η</w:t>
      </w:r>
      <w:r w:rsidR="005E2F4D" w:rsidRPr="00D2658A">
        <w:rPr>
          <w:vertAlign w:val="superscript"/>
        </w:rPr>
        <w:t>2</w:t>
      </w:r>
      <w:r w:rsidR="005E2F4D">
        <w:t xml:space="preserve"> = .03.</w:t>
      </w:r>
      <w:r w:rsidR="00E265BF">
        <w:t xml:space="preserve"> For some person locations, the </w:t>
      </w:r>
      <w:r w:rsidR="00B50E95">
        <w:t>differences between WCN and the benchmark in fact exceeded 0.5 IQ points. However, there was no clear advantage</w:t>
      </w:r>
      <w:r w:rsidR="002E393A">
        <w:t xml:space="preserve"> of one condition over the other, because </w:t>
      </w:r>
      <w:r w:rsidR="00E265BF">
        <w:t>at IQ 122.5 and IQ 130.0</w:t>
      </w:r>
      <w:r w:rsidR="002E393A">
        <w:t>, WCN was closer to zero</w:t>
      </w:r>
      <w:r w:rsidR="00E265BF">
        <w:t>, but at IQ 137.5</w:t>
      </w:r>
      <w:r w:rsidR="002E393A">
        <w:t xml:space="preserve"> </w:t>
      </w:r>
      <w:commentRangeStart w:id="87"/>
      <w:r w:rsidR="005A20D7">
        <w:t>the benchmark</w:t>
      </w:r>
      <w:r w:rsidR="00E265BF">
        <w:t xml:space="preserve"> </w:t>
      </w:r>
      <w:commentRangeEnd w:id="87"/>
      <w:r w:rsidR="004612D4">
        <w:rPr>
          <w:rStyle w:val="CommentReference"/>
        </w:rPr>
        <w:commentReference w:id="87"/>
      </w:r>
      <w:r w:rsidR="00E265BF">
        <w:t>performed better</w:t>
      </w:r>
      <w:r w:rsidR="00F10D57">
        <w:t>.</w:t>
      </w:r>
      <w:r w:rsidR="005A20D7">
        <w:t xml:space="preserve"> Moreover, the difference between WCN and the benchmark reached a maximum of </w:t>
      </w:r>
      <w:r w:rsidR="005A20D7" w:rsidRPr="00BD497D">
        <w:t>|∆</w:t>
      </w:r>
      <w:r w:rsidR="005A20D7" w:rsidRPr="00BD497D">
        <w:rPr>
          <w:i/>
          <w:iCs/>
        </w:rPr>
        <w:t>MSD</w:t>
      </w:r>
      <w:r w:rsidR="005A20D7" w:rsidRPr="00BD497D">
        <w:t>| =</w:t>
      </w:r>
      <w:r w:rsidR="005A20D7">
        <w:t xml:space="preserve"> 0.73 at IQ 137.5</w:t>
      </w:r>
      <w:r w:rsidR="00125A70">
        <w:t>, that is, although exceeding 0.5 IQ points,</w:t>
      </w:r>
      <w:r w:rsidR="005A20D7">
        <w:t xml:space="preserve"> it remained small.</w:t>
      </w:r>
    </w:p>
    <w:p w14:paraId="754E5CD5" w14:textId="3F926261" w:rsidR="00F21D7C" w:rsidRDefault="00803B37" w:rsidP="0029220F">
      <w:pPr>
        <w:pStyle w:val="Heading1"/>
      </w:pPr>
      <w:r>
        <w:t>Discussion</w:t>
      </w:r>
    </w:p>
    <w:p w14:paraId="6DD4E938" w14:textId="494B2BC1" w:rsidR="0029220F" w:rsidRPr="0029220F" w:rsidRDefault="0029220F" w:rsidP="0029220F">
      <w:pPr>
        <w:pStyle w:val="Heading2"/>
      </w:pPr>
      <w:r>
        <w:t>Summary of results</w:t>
      </w:r>
    </w:p>
    <w:p w14:paraId="3C50AC10" w14:textId="4FDA92A2" w:rsidR="00AA1812" w:rsidRDefault="0029220F" w:rsidP="0000443B">
      <w:r>
        <w:t>The present si</w:t>
      </w:r>
      <w:r w:rsidR="0000443B">
        <w:t xml:space="preserve">mulation study aimed at evaluating </w:t>
      </w:r>
      <w:r w:rsidR="004F522C">
        <w:t xml:space="preserve">whether a </w:t>
      </w:r>
      <w:r w:rsidR="008A7B93">
        <w:t>specific</w:t>
      </w:r>
      <w:r w:rsidR="004F522C">
        <w:t xml:space="preserve"> </w:t>
      </w:r>
      <w:r w:rsidR="008A7B93">
        <w:t xml:space="preserve">combination of </w:t>
      </w:r>
      <w:r w:rsidR="004F522C">
        <w:t>weighting</w:t>
      </w:r>
      <w:r w:rsidR="008A7B93">
        <w:t xml:space="preserve"> and continuous norming</w:t>
      </w:r>
      <w:r w:rsidR="004F522C">
        <w:t xml:space="preserve"> would be able to improve the quality of normed scores derived from </w:t>
      </w:r>
      <w:r w:rsidR="00716192">
        <w:t>non-representative</w:t>
      </w:r>
      <w:r w:rsidR="004F522C">
        <w:t xml:space="preserve"> norm samples.</w:t>
      </w:r>
      <w:r w:rsidR="0000443B">
        <w:t xml:space="preserve"> </w:t>
      </w:r>
      <w:r w:rsidR="00AA1812">
        <w:t xml:space="preserve">To this end, we </w:t>
      </w:r>
      <w:r w:rsidR="004F522C">
        <w:t xml:space="preserve">mimicked a norming process under </w:t>
      </w:r>
      <w:r w:rsidR="00AA1812">
        <w:t xml:space="preserve">six different sampling conditions. </w:t>
      </w:r>
    </w:p>
    <w:p w14:paraId="46524793" w14:textId="601BB11B" w:rsidR="008762E8" w:rsidRDefault="00AA1812" w:rsidP="000A4400">
      <w:proofErr w:type="gramStart"/>
      <w:r>
        <w:t>First of all</w:t>
      </w:r>
      <w:proofErr w:type="gramEnd"/>
      <w:r>
        <w:t xml:space="preserve">, our </w:t>
      </w:r>
      <w:r w:rsidR="007B5E7A">
        <w:t>first</w:t>
      </w:r>
      <w:r>
        <w:t xml:space="preserve"> hypothesis that </w:t>
      </w:r>
      <w:r w:rsidR="008A7B93">
        <w:t>WCN</w:t>
      </w:r>
      <w:r>
        <w:t xml:space="preserve"> leads to less biased estimates of the norm</w:t>
      </w:r>
      <w:r w:rsidR="00EF6FD8">
        <w:t>ed</w:t>
      </w:r>
      <w:r>
        <w:t xml:space="preserve"> scores in terms of </w:t>
      </w:r>
      <w:r w:rsidRPr="00606FF8">
        <w:rPr>
          <w:i/>
          <w:iCs/>
        </w:rPr>
        <w:t>RMSE</w:t>
      </w:r>
      <w:r>
        <w:t xml:space="preserve"> and </w:t>
      </w:r>
      <w:r w:rsidRPr="00606FF8">
        <w:rPr>
          <w:i/>
          <w:iCs/>
        </w:rPr>
        <w:t>MSD</w:t>
      </w:r>
      <w:r>
        <w:t xml:space="preserve"> could be confirmed</w:t>
      </w:r>
      <w:r w:rsidR="00315EA5">
        <w:t xml:space="preserve"> </w:t>
      </w:r>
      <w:r w:rsidR="00473F63">
        <w:t>largely, but not universally</w:t>
      </w:r>
      <w:r w:rsidR="00315EA5">
        <w:t xml:space="preserve">. </w:t>
      </w:r>
      <w:r w:rsidR="001A7757">
        <w:t xml:space="preserve">What can be stated, though, is that in five out of six different sampling conditions, the application of </w:t>
      </w:r>
      <w:r w:rsidR="008A7B93">
        <w:t>WCN</w:t>
      </w:r>
      <w:r w:rsidR="001A7757">
        <w:t xml:space="preserve"> was either beneficial for the quality of the normed scores or it was at least neutral. Only in one </w:t>
      </w:r>
      <w:r w:rsidR="008A7B93">
        <w:t xml:space="preserve">out </w:t>
      </w:r>
      <w:r w:rsidR="001A7757">
        <w:t>of the six sampling conditions, it deteriorated the quality of the normed scores for some, but not all person locations.</w:t>
      </w:r>
    </w:p>
    <w:p w14:paraId="43C188B1" w14:textId="61F98F7A" w:rsidR="004A2E44" w:rsidRDefault="00AF41C1" w:rsidP="000A4400">
      <w:r>
        <w:lastRenderedPageBreak/>
        <w:t>In sampling condition 1</w:t>
      </w:r>
      <w:r w:rsidR="004A2E44">
        <w:t xml:space="preserve">, </w:t>
      </w:r>
      <w:r w:rsidR="00F50E62">
        <w:t xml:space="preserve">that is, </w:t>
      </w:r>
      <w:r w:rsidR="004A2E44">
        <w:t xml:space="preserve">when the norm samples were drawn randomly from a completely representative population, the application of </w:t>
      </w:r>
      <w:r w:rsidR="008A7B93">
        <w:t>WCN</w:t>
      </w:r>
      <w:r w:rsidR="004A2E44">
        <w:t xml:space="preserve"> was neither beneficial nor detrimental. </w:t>
      </w:r>
      <w:r w:rsidR="00473F63">
        <w:t>Thus, a</w:t>
      </w:r>
      <w:r w:rsidR="00473F63" w:rsidRPr="00315319">
        <w:t>n application is unnecessary in this case, but also poses no problems.</w:t>
      </w:r>
      <w:r w:rsidR="00473F63">
        <w:t xml:space="preserve"> </w:t>
      </w:r>
      <w:r w:rsidR="004A2E44">
        <w:t xml:space="preserve">One might expect that </w:t>
      </w:r>
      <w:r w:rsidR="008A7B93">
        <w:t>WCN</w:t>
      </w:r>
      <w:r w:rsidR="004A2E44">
        <w:t xml:space="preserve"> would at least level out small deviations from representativeness caused by the limited sample size. </w:t>
      </w:r>
      <w:r w:rsidR="00C2439B">
        <w:t xml:space="preserve">Obviously, though, </w:t>
      </w:r>
      <w:r w:rsidR="00C2439B" w:rsidRPr="00C2439B">
        <w:t xml:space="preserve">these deviations are too small to measurably affect the </w:t>
      </w:r>
      <w:r w:rsidR="00C2439B">
        <w:t xml:space="preserve">normed scores.  </w:t>
      </w:r>
    </w:p>
    <w:p w14:paraId="26FFF25D" w14:textId="157A7915" w:rsidR="00FC799D" w:rsidRDefault="00EF6FD8" w:rsidP="000A4400">
      <w:r>
        <w:t xml:space="preserve">In sampling condition 2, </w:t>
      </w:r>
      <w:r w:rsidR="00BB1A58">
        <w:t xml:space="preserve">the distribution of </w:t>
      </w:r>
      <w:r w:rsidR="00C2439B">
        <w:t xml:space="preserve">the </w:t>
      </w:r>
      <w:r w:rsidR="007766E9">
        <w:t>SV</w:t>
      </w:r>
      <w:r w:rsidR="00C2439B">
        <w:t xml:space="preserve"> with the highest effect </w:t>
      </w:r>
      <w:r w:rsidR="00F50E62">
        <w:t>size</w:t>
      </w:r>
      <w:r w:rsidR="00C2439B">
        <w:t xml:space="preserve"> deviated from </w:t>
      </w:r>
      <w:r w:rsidR="00DE1FE5">
        <w:t>the respective</w:t>
      </w:r>
      <w:r w:rsidR="00BB1A58">
        <w:t xml:space="preserve"> distribution in the</w:t>
      </w:r>
      <w:r w:rsidR="00C2439B">
        <w:t xml:space="preserve"> </w:t>
      </w:r>
      <w:r w:rsidR="002E24DF">
        <w:t>reference population</w:t>
      </w:r>
      <w:r w:rsidR="00C2439B">
        <w:t>, with</w:t>
      </w:r>
      <w:r w:rsidR="00A94361">
        <w:t xml:space="preserve"> </w:t>
      </w:r>
      <w:r w:rsidR="00F96727">
        <w:t>level 1 (</w:t>
      </w:r>
      <w:r w:rsidR="00E437C1">
        <w:t>the high</w:t>
      </w:r>
      <w:r w:rsidR="00A94361">
        <w:t xml:space="preserve"> performing </w:t>
      </w:r>
      <w:r w:rsidR="00E437C1">
        <w:t>subgroup</w:t>
      </w:r>
      <w:r w:rsidR="00F96727">
        <w:t>)</w:t>
      </w:r>
      <w:r w:rsidR="00A94361">
        <w:t xml:space="preserve"> </w:t>
      </w:r>
      <w:r w:rsidR="00C2439B">
        <w:t>being</w:t>
      </w:r>
      <w:r w:rsidR="00A94361">
        <w:t xml:space="preserve"> </w:t>
      </w:r>
      <w:r w:rsidR="00FC799D">
        <w:t xml:space="preserve">moderately </w:t>
      </w:r>
      <w:r w:rsidR="00A94361">
        <w:t xml:space="preserve">underrepresented and </w:t>
      </w:r>
      <w:r w:rsidR="00F96727">
        <w:t>level 3 (</w:t>
      </w:r>
      <w:r w:rsidR="00E437C1">
        <w:t xml:space="preserve">the </w:t>
      </w:r>
      <w:r w:rsidR="00A94361">
        <w:t xml:space="preserve">low performing </w:t>
      </w:r>
      <w:r w:rsidR="00E437C1">
        <w:t>subgroup</w:t>
      </w:r>
      <w:r w:rsidR="00F96727">
        <w:t>)</w:t>
      </w:r>
      <w:r w:rsidR="00A94361">
        <w:t xml:space="preserve"> </w:t>
      </w:r>
      <w:r w:rsidR="00C2439B">
        <w:t>being</w:t>
      </w:r>
      <w:r w:rsidR="00A94361">
        <w:t xml:space="preserve"> </w:t>
      </w:r>
      <w:r w:rsidR="00FC799D">
        <w:t xml:space="preserve">moderately </w:t>
      </w:r>
      <w:r w:rsidR="00A94361">
        <w:t>overrepresented</w:t>
      </w:r>
      <w:r w:rsidR="00C2439B">
        <w:t>. In this case</w:t>
      </w:r>
      <w:r w:rsidR="00A94361">
        <w:t xml:space="preserve">, </w:t>
      </w:r>
      <w:r w:rsidR="00BB1A58">
        <w:t>W</w:t>
      </w:r>
      <w:r>
        <w:t>CN clearly improved the normed scores</w:t>
      </w:r>
      <w:r w:rsidR="00A94361">
        <w:t xml:space="preserve"> </w:t>
      </w:r>
      <w:proofErr w:type="gramStart"/>
      <w:r w:rsidR="00A94361">
        <w:t>with regard to</w:t>
      </w:r>
      <w:proofErr w:type="gramEnd"/>
      <w:r w:rsidR="00A94361">
        <w:t xml:space="preserve"> both </w:t>
      </w:r>
      <w:r w:rsidR="00A94361" w:rsidRPr="00A94361">
        <w:rPr>
          <w:i/>
          <w:iCs/>
        </w:rPr>
        <w:t>RMSE</w:t>
      </w:r>
      <w:r w:rsidR="00A94361">
        <w:t xml:space="preserve"> and </w:t>
      </w:r>
      <w:r w:rsidR="00A94361" w:rsidRPr="00A94361">
        <w:rPr>
          <w:i/>
          <w:iCs/>
        </w:rPr>
        <w:t>MSD</w:t>
      </w:r>
      <w:r w:rsidR="00A94361">
        <w:t>.</w:t>
      </w:r>
      <w:r w:rsidR="008762E8">
        <w:t xml:space="preserve"> In fact, the weighting method worked so well </w:t>
      </w:r>
      <w:r w:rsidR="008A7B93">
        <w:t>under</w:t>
      </w:r>
      <w:r w:rsidR="008762E8">
        <w:t xml:space="preserve"> th</w:t>
      </w:r>
      <w:r w:rsidR="00FC799D">
        <w:t>is</w:t>
      </w:r>
      <w:r w:rsidR="008762E8">
        <w:t xml:space="preserve"> condition, </w:t>
      </w:r>
      <w:r w:rsidR="00FC799D">
        <w:t>that</w:t>
      </w:r>
      <w:r w:rsidR="004E65F4">
        <w:t xml:space="preserve"> the normed scores were even as precise as normed scores derived from </w:t>
      </w:r>
      <w:r w:rsidR="00FC799D">
        <w:t xml:space="preserve">completely </w:t>
      </w:r>
      <w:r w:rsidR="004E65F4">
        <w:t>unbiased norm samples</w:t>
      </w:r>
      <w:r w:rsidR="00FC799D">
        <w:t>. Moreover, this was the case</w:t>
      </w:r>
      <w:r w:rsidR="008A7B93">
        <w:t xml:space="preserve"> for every single person location</w:t>
      </w:r>
      <w:r w:rsidR="004E65F4">
        <w:t>.</w:t>
      </w:r>
      <w:r w:rsidR="008A7B93">
        <w:t xml:space="preserve"> </w:t>
      </w:r>
    </w:p>
    <w:p w14:paraId="05E2CA9C" w14:textId="51BDE3A4" w:rsidR="00CB65B1" w:rsidRDefault="00FC799D" w:rsidP="000A4400">
      <w:r>
        <w:t>W</w:t>
      </w:r>
      <w:r w:rsidR="008A7B93">
        <w:t xml:space="preserve">hen the deviation from representativeness </w:t>
      </w:r>
      <w:r w:rsidR="000A3767">
        <w:t xml:space="preserve">followed the same pattern as in sampling condition 2 but </w:t>
      </w:r>
      <w:r w:rsidR="008A7B93">
        <w:t>was</w:t>
      </w:r>
      <w:r>
        <w:t xml:space="preserve"> markedly </w:t>
      </w:r>
      <w:r w:rsidR="00DE1FE5">
        <w:t>higher</w:t>
      </w:r>
      <w:r>
        <w:t xml:space="preserve"> (i.e., sampling condition 3), WCN still </w:t>
      </w:r>
      <w:r w:rsidR="00903197">
        <w:t>improved the normed scores considerably. However, this time, the normed scores did not fully reach the quality of normed scores derived from representative samples</w:t>
      </w:r>
      <w:r w:rsidR="002132B1">
        <w:t xml:space="preserve">. This result </w:t>
      </w:r>
      <w:r w:rsidR="00D311F9">
        <w:t>generally confirms hypothesis 2</w:t>
      </w:r>
      <w:r w:rsidR="00903197">
        <w:t xml:space="preserve">. </w:t>
      </w:r>
      <w:r w:rsidR="00D311F9">
        <w:t xml:space="preserve">It should be noted, though, that only at </w:t>
      </w:r>
      <w:r w:rsidR="000A3767">
        <w:t xml:space="preserve">extreme person locations, </w:t>
      </w:r>
      <w:r w:rsidR="00DE1FE5">
        <w:t xml:space="preserve">both </w:t>
      </w:r>
      <w:r w:rsidR="000A3767" w:rsidRPr="0077336E">
        <w:rPr>
          <w:i/>
          <w:iCs/>
        </w:rPr>
        <w:t>RMSE</w:t>
      </w:r>
      <w:r w:rsidR="000A3767">
        <w:t xml:space="preserve"> and </w:t>
      </w:r>
      <w:r w:rsidR="000A3767" w:rsidRPr="0077336E">
        <w:rPr>
          <w:i/>
          <w:iCs/>
        </w:rPr>
        <w:t>MSD</w:t>
      </w:r>
      <w:r w:rsidR="000A3767">
        <w:t xml:space="preserve"> tended to be </w:t>
      </w:r>
      <w:r w:rsidR="0077336E">
        <w:t xml:space="preserve">larger </w:t>
      </w:r>
      <w:r w:rsidR="00D311F9">
        <w:t xml:space="preserve">than in </w:t>
      </w:r>
      <w:r w:rsidR="0077336E">
        <w:t>the benchmark condition.</w:t>
      </w:r>
      <w:r w:rsidR="008A7B93">
        <w:t xml:space="preserve"> </w:t>
      </w:r>
      <w:r w:rsidR="00D311F9">
        <w:t xml:space="preserve">Fortunately, </w:t>
      </w:r>
      <w:r w:rsidR="00634EF7" w:rsidRPr="00634EF7">
        <w:t xml:space="preserve">the impairments were </w:t>
      </w:r>
      <w:r w:rsidR="00D311F9">
        <w:t xml:space="preserve">unexpectedly </w:t>
      </w:r>
      <w:r w:rsidR="00634EF7" w:rsidRPr="00634EF7">
        <w:t xml:space="preserve">small and did not </w:t>
      </w:r>
      <w:r w:rsidR="00634EF7">
        <w:t xml:space="preserve">even </w:t>
      </w:r>
      <w:r w:rsidR="00634EF7" w:rsidRPr="00634EF7">
        <w:t xml:space="preserve">exceed </w:t>
      </w:r>
      <w:r w:rsidR="00634EF7">
        <w:t>1</w:t>
      </w:r>
      <w:r w:rsidR="00634EF7" w:rsidRPr="00634EF7">
        <w:t xml:space="preserve"> IQ point at any single </w:t>
      </w:r>
      <w:r w:rsidR="00634EF7">
        <w:t>person location</w:t>
      </w:r>
      <w:r w:rsidR="00634EF7" w:rsidRPr="00634EF7">
        <w:t>.</w:t>
      </w:r>
      <w:r w:rsidR="00473F63">
        <w:t xml:space="preserve"> This is overall an encouraging finding, since the impact of the stratification variable on the test results was very high and so was the bias of the norm sample.</w:t>
      </w:r>
    </w:p>
    <w:p w14:paraId="153654D8" w14:textId="08B24977" w:rsidR="001D025F" w:rsidRDefault="00A94361" w:rsidP="00163881">
      <w:r>
        <w:t>In</w:t>
      </w:r>
      <w:r w:rsidR="00B83D25">
        <w:t xml:space="preserve"> sampling condition </w:t>
      </w:r>
      <w:r w:rsidR="00B0497E">
        <w:t>4</w:t>
      </w:r>
      <w:r w:rsidR="00B83D25">
        <w:t>,</w:t>
      </w:r>
      <w:r w:rsidR="00B0497E">
        <w:t xml:space="preserve"> </w:t>
      </w:r>
      <w:r w:rsidR="00E437C1">
        <w:t xml:space="preserve">the average performing subgroup was overrepresented and the </w:t>
      </w:r>
      <w:r w:rsidR="00B71AA8">
        <w:t xml:space="preserve">above respectively below </w:t>
      </w:r>
      <w:r w:rsidR="00B0497E">
        <w:t xml:space="preserve">performing </w:t>
      </w:r>
      <w:r w:rsidR="00E437C1">
        <w:t>subgroups</w:t>
      </w:r>
      <w:r w:rsidR="00B0497E">
        <w:t xml:space="preserve"> were underrepresented, leading to </w:t>
      </w:r>
      <w:r w:rsidR="00B0497E">
        <w:lastRenderedPageBreak/>
        <w:t>unbiased means but reduced</w:t>
      </w:r>
      <w:r w:rsidR="00864E55">
        <w:t xml:space="preserve"> variances of the raw score</w:t>
      </w:r>
      <w:r w:rsidR="008762E8">
        <w:t xml:space="preserve"> </w:t>
      </w:r>
      <w:r w:rsidR="00864E55">
        <w:t xml:space="preserve">distributions. </w:t>
      </w:r>
      <w:r w:rsidR="00FA1CC8">
        <w:t>Without weighting, t</w:t>
      </w:r>
      <w:r w:rsidR="003865E1">
        <w:t>he</w:t>
      </w:r>
      <w:r w:rsidR="00864E55">
        <w:t xml:space="preserve"> impact of this manipulation on the </w:t>
      </w:r>
      <w:r w:rsidR="003865E1">
        <w:t xml:space="preserve">normed scores </w:t>
      </w:r>
      <w:r w:rsidR="00864E55">
        <w:t xml:space="preserve">was </w:t>
      </w:r>
      <w:r w:rsidR="00C64639">
        <w:t>much less detrimental</w:t>
      </w:r>
      <w:r w:rsidR="00967A01">
        <w:t xml:space="preserve"> than</w:t>
      </w:r>
      <w:r w:rsidR="001F2541">
        <w:t xml:space="preserve"> in</w:t>
      </w:r>
      <w:r w:rsidR="00967A01">
        <w:t xml:space="preserve"> conditions </w:t>
      </w:r>
      <w:r w:rsidR="003865E1">
        <w:t>2</w:t>
      </w:r>
      <w:r w:rsidR="00967A01">
        <w:t xml:space="preserve"> and </w:t>
      </w:r>
      <w:r w:rsidR="003865E1">
        <w:t>3</w:t>
      </w:r>
      <w:r w:rsidR="000D70DC">
        <w:t xml:space="preserve">. </w:t>
      </w:r>
      <w:r w:rsidR="00D27E2C">
        <w:t xml:space="preserve">In fact, the </w:t>
      </w:r>
      <w:r w:rsidR="005E443A">
        <w:t xml:space="preserve">quality of the </w:t>
      </w:r>
      <w:r w:rsidR="00D27E2C">
        <w:t>normed scores generated without weight</w:t>
      </w:r>
      <w:r w:rsidR="0022654A">
        <w:t>ing</w:t>
      </w:r>
      <w:r w:rsidR="00D27E2C">
        <w:t xml:space="preserve"> almost </w:t>
      </w:r>
      <w:r w:rsidR="00D57F2B">
        <w:t>remained unaffected</w:t>
      </w:r>
      <w:r w:rsidR="00F95640">
        <w:t xml:space="preserve"> </w:t>
      </w:r>
      <w:r w:rsidR="00D27E2C">
        <w:t xml:space="preserve">as </w:t>
      </w:r>
      <w:r w:rsidR="00F95640">
        <w:t xml:space="preserve">compared to the </w:t>
      </w:r>
      <w:r w:rsidR="00D27E2C">
        <w:t xml:space="preserve">quality of normed scores derived from unbiased samples. </w:t>
      </w:r>
      <w:r w:rsidR="00AF5FF9">
        <w:t xml:space="preserve">Note that </w:t>
      </w:r>
      <w:r w:rsidR="006E7275">
        <w:t xml:space="preserve">in sampling condition </w:t>
      </w:r>
      <w:r w:rsidR="003865E1">
        <w:t>4</w:t>
      </w:r>
      <w:r w:rsidR="006E7275">
        <w:t xml:space="preserve"> </w:t>
      </w:r>
      <w:r w:rsidR="00225205">
        <w:t xml:space="preserve">the average misrepresentation of the different groups </w:t>
      </w:r>
      <w:r w:rsidR="006E7275">
        <w:t xml:space="preserve">was </w:t>
      </w:r>
      <w:r w:rsidR="00C64639">
        <w:t>as large as</w:t>
      </w:r>
      <w:r w:rsidR="000C1C74">
        <w:t xml:space="preserve"> the misrepresentation in sampling condition </w:t>
      </w:r>
      <w:r w:rsidR="00C64639">
        <w:t>3</w:t>
      </w:r>
      <w:r w:rsidR="006E7275">
        <w:t xml:space="preserve">. </w:t>
      </w:r>
      <w:r w:rsidR="006E7275" w:rsidRPr="00241638">
        <w:t xml:space="preserve">The </w:t>
      </w:r>
      <w:r w:rsidR="006E7275">
        <w:t xml:space="preserve">only </w:t>
      </w:r>
      <w:r w:rsidR="006E7275" w:rsidRPr="00241638">
        <w:t xml:space="preserve">difference </w:t>
      </w:r>
      <w:r w:rsidR="00AF5FF9">
        <w:t xml:space="preserve">between these conditions </w:t>
      </w:r>
      <w:r w:rsidR="006E7275" w:rsidRPr="00241638">
        <w:t>was</w:t>
      </w:r>
      <w:r w:rsidR="00AF5FF9">
        <w:t>,</w:t>
      </w:r>
      <w:r w:rsidR="006E7275" w:rsidRPr="00241638">
        <w:t xml:space="preserve"> which groups were </w:t>
      </w:r>
      <w:proofErr w:type="gramStart"/>
      <w:r w:rsidR="006E7275" w:rsidRPr="00241638">
        <w:t>over</w:t>
      </w:r>
      <w:r w:rsidR="006E7275">
        <w:t>-</w:t>
      </w:r>
      <w:proofErr w:type="gramEnd"/>
      <w:r w:rsidR="006E7275" w:rsidRPr="00241638">
        <w:t xml:space="preserve"> and which were underrepresented.</w:t>
      </w:r>
      <w:r w:rsidR="006E7275">
        <w:t xml:space="preserve"> </w:t>
      </w:r>
      <w:r w:rsidR="008840A7">
        <w:t>In</w:t>
      </w:r>
      <w:r w:rsidR="00163881">
        <w:t xml:space="preserve"> this specific sampling condition, weighting did not improve the normed scores, but it even deteriorated them</w:t>
      </w:r>
      <w:r w:rsidR="006E7275" w:rsidRPr="000D7C0B">
        <w:t>.</w:t>
      </w:r>
      <w:r w:rsidR="00163881">
        <w:t xml:space="preserve"> </w:t>
      </w:r>
      <w:r w:rsidR="005E443A">
        <w:t>As predicted in hypothesis 3</w:t>
      </w:r>
      <w:r w:rsidR="0054351E">
        <w:t>, t</w:t>
      </w:r>
      <w:r w:rsidR="0022654A">
        <w:t>he</w:t>
      </w:r>
      <w:r w:rsidR="00163881">
        <w:t xml:space="preserve"> deterioration was not</w:t>
      </w:r>
      <w:r w:rsidR="00F04536">
        <w:t xml:space="preserve"> observable</w:t>
      </w:r>
      <w:r w:rsidR="00166907">
        <w:t xml:space="preserve"> across all person locations</w:t>
      </w:r>
      <w:r w:rsidR="00F04536">
        <w:t xml:space="preserve">, but </w:t>
      </w:r>
      <w:r w:rsidR="00966860">
        <w:t>increased with growing distance from the population mean (i.e., IQ 100)</w:t>
      </w:r>
      <w:r w:rsidR="00951EC6">
        <w:t>, and</w:t>
      </w:r>
      <w:r w:rsidR="00023AAD">
        <w:t xml:space="preserve"> </w:t>
      </w:r>
      <w:r w:rsidR="00966860">
        <w:t xml:space="preserve">was </w:t>
      </w:r>
      <w:r w:rsidR="00023AAD">
        <w:t>par</w:t>
      </w:r>
      <w:r w:rsidR="00F04536">
        <w:t>ticularly</w:t>
      </w:r>
      <w:r w:rsidR="00966860">
        <w:t xml:space="preserve"> high</w:t>
      </w:r>
      <w:r w:rsidR="00F04536">
        <w:t xml:space="preserve"> at very low person locations.</w:t>
      </w:r>
      <w:r w:rsidR="0022654A">
        <w:t xml:space="preserve"> This result </w:t>
      </w:r>
      <w:r w:rsidR="00D311F9">
        <w:t>confirms</w:t>
      </w:r>
      <w:r w:rsidR="0009471B">
        <w:t xml:space="preserve"> that weighting can have negative effects specifically at the tails of the distributions. As already </w:t>
      </w:r>
      <w:r w:rsidR="00740D60">
        <w:t>explained</w:t>
      </w:r>
      <w:r w:rsidR="0009471B">
        <w:t xml:space="preserve"> in the introduction section, weighting does not affect the variance in the respective subgroups, as would usually be the case with increased subsample size. </w:t>
      </w:r>
      <w:r w:rsidR="00B47EB6">
        <w:t xml:space="preserve">Imagine, for example, </w:t>
      </w:r>
      <w:r w:rsidR="00210F7B">
        <w:t xml:space="preserve">that </w:t>
      </w:r>
      <w:r w:rsidR="00B47EB6">
        <w:t>a</w:t>
      </w:r>
      <w:r w:rsidR="00210F7B">
        <w:t xml:space="preserve"> certain </w:t>
      </w:r>
      <w:r w:rsidR="00B47EB6">
        <w:t>subgroup</w:t>
      </w:r>
      <w:r w:rsidR="00210F7B">
        <w:t xml:space="preserve"> of the norm sample </w:t>
      </w:r>
      <w:r w:rsidR="00B47EB6">
        <w:t>contains only 5 instead of 10 individuals</w:t>
      </w:r>
      <w:r w:rsidR="00210F7B">
        <w:t xml:space="preserve">. Since this is a very small subgroup, the mean and variance within this subgroup could by chance deviate considerably from the true mean and variance of this subgroup within the population. </w:t>
      </w:r>
      <w:proofErr w:type="gramStart"/>
      <w:r w:rsidR="00210F7B" w:rsidRPr="00210F7B">
        <w:t>So</w:t>
      </w:r>
      <w:proofErr w:type="gramEnd"/>
      <w:r w:rsidR="00210F7B" w:rsidRPr="00210F7B">
        <w:t xml:space="preserve"> counting every single case twice would </w:t>
      </w:r>
      <w:r w:rsidR="003F762C">
        <w:t>also double the</w:t>
      </w:r>
      <w:r w:rsidR="00210F7B" w:rsidRPr="00210F7B">
        <w:t xml:space="preserve"> error this </w:t>
      </w:r>
      <w:r w:rsidR="00210F7B">
        <w:t>sub</w:t>
      </w:r>
      <w:r w:rsidR="00210F7B" w:rsidRPr="00210F7B">
        <w:t>group contributes</w:t>
      </w:r>
      <w:r w:rsidR="00044A7E">
        <w:t xml:space="preserve"> to the norming error</w:t>
      </w:r>
      <w:r w:rsidR="00210F7B" w:rsidRPr="00210F7B">
        <w:t>.</w:t>
      </w:r>
      <w:r w:rsidR="00210F7B">
        <w:t xml:space="preserve"> </w:t>
      </w:r>
      <w:r w:rsidR="00A34116" w:rsidRPr="00A34116">
        <w:t xml:space="preserve">If </w:t>
      </w:r>
      <w:r w:rsidR="00043030">
        <w:t xml:space="preserve">it is an average </w:t>
      </w:r>
      <w:r w:rsidR="00814029">
        <w:t xml:space="preserve">performing </w:t>
      </w:r>
      <w:r w:rsidR="00043030">
        <w:t>subgroup</w:t>
      </w:r>
      <w:r w:rsidR="00A34116">
        <w:t xml:space="preserve">, </w:t>
      </w:r>
      <w:r w:rsidR="00A34116" w:rsidRPr="00A34116">
        <w:t xml:space="preserve">then there are probably many observations from other </w:t>
      </w:r>
      <w:r w:rsidR="00044A7E">
        <w:t>subgroups</w:t>
      </w:r>
      <w:r w:rsidR="00A34116" w:rsidRPr="00A34116">
        <w:t xml:space="preserve"> that can at least partially compensate this </w:t>
      </w:r>
      <w:r w:rsidR="00225205">
        <w:t>bias</w:t>
      </w:r>
      <w:r w:rsidR="00043030">
        <w:t>,</w:t>
      </w:r>
      <w:r w:rsidR="00A34116">
        <w:t xml:space="preserve"> </w:t>
      </w:r>
      <w:r w:rsidR="00A34116" w:rsidRPr="00A34116">
        <w:t xml:space="preserve">because the </w:t>
      </w:r>
      <w:r w:rsidR="001D025F">
        <w:t>center</w:t>
      </w:r>
      <w:r w:rsidR="00A34116" w:rsidRPr="00A34116">
        <w:t xml:space="preserve"> of the normal distribution</w:t>
      </w:r>
      <w:r w:rsidR="00044A7E">
        <w:t xml:space="preserve"> is also the location with the highest density of observations</w:t>
      </w:r>
      <w:r w:rsidR="00A34116" w:rsidRPr="00A34116">
        <w:t xml:space="preserve">. </w:t>
      </w:r>
      <w:r w:rsidR="001D025F" w:rsidRPr="00A34116">
        <w:t>If</w:t>
      </w:r>
      <w:r w:rsidR="001D025F">
        <w:t xml:space="preserve">, however, </w:t>
      </w:r>
      <w:r w:rsidR="001D025F" w:rsidRPr="00A34116">
        <w:t>the subgroup is</w:t>
      </w:r>
      <w:r w:rsidR="001D025F">
        <w:t xml:space="preserve"> located at one or the other tail of the distribution, the error can</w:t>
      </w:r>
      <w:r w:rsidR="00814029">
        <w:t xml:space="preserve"> barely</w:t>
      </w:r>
      <w:r w:rsidR="00043030">
        <w:t xml:space="preserve"> </w:t>
      </w:r>
      <w:r w:rsidR="001D025F">
        <w:t xml:space="preserve">be compensated, because the number of observations is generally small </w:t>
      </w:r>
      <w:r w:rsidR="00043030">
        <w:t>at the tails</w:t>
      </w:r>
      <w:r w:rsidR="001D025F">
        <w:t xml:space="preserve">. Therefore, </w:t>
      </w:r>
      <w:r w:rsidR="00432386">
        <w:t xml:space="preserve">although the median of the </w:t>
      </w:r>
      <w:r w:rsidR="00DA1105">
        <w:t xml:space="preserve">raw score </w:t>
      </w:r>
      <w:r w:rsidR="00432386">
        <w:t>distribution might be adjusted adequately</w:t>
      </w:r>
      <w:r w:rsidR="00272F28">
        <w:t xml:space="preserve"> by using weights</w:t>
      </w:r>
      <w:r w:rsidR="00432386">
        <w:t xml:space="preserve">, the </w:t>
      </w:r>
      <w:r w:rsidR="00272F28">
        <w:t>percentiles</w:t>
      </w:r>
      <w:r w:rsidR="00432386">
        <w:t xml:space="preserve"> at the tails are not. </w:t>
      </w:r>
    </w:p>
    <w:p w14:paraId="13FB5723" w14:textId="4E97D903" w:rsidR="009B4298" w:rsidRDefault="00EA15D6" w:rsidP="00F21D7C">
      <w:r>
        <w:lastRenderedPageBreak/>
        <w:t>In s</w:t>
      </w:r>
      <w:r w:rsidR="009B4298">
        <w:t>ampling condition 5</w:t>
      </w:r>
      <w:r>
        <w:t xml:space="preserve">, the marginal probabilities of the </w:t>
      </w:r>
      <w:r w:rsidR="007766E9">
        <w:t>SV</w:t>
      </w:r>
      <w:r>
        <w:t xml:space="preserve">s in the norm samples </w:t>
      </w:r>
      <w:r w:rsidR="009F48A4">
        <w:t xml:space="preserve">approximately </w:t>
      </w:r>
      <w:r>
        <w:t xml:space="preserve">matched the probabilities in the </w:t>
      </w:r>
      <w:r w:rsidR="002E24DF">
        <w:t>reference population</w:t>
      </w:r>
      <w:r w:rsidR="008D08D7">
        <w:t>, but the joint probabilities did not</w:t>
      </w:r>
      <w:r>
        <w:t xml:space="preserve">. </w:t>
      </w:r>
      <w:r w:rsidR="008D08D7">
        <w:t>T</w:t>
      </w:r>
      <w:r w:rsidR="00CE6DAF">
        <w:t>heoretically, t</w:t>
      </w:r>
      <w:r w:rsidR="008D08D7">
        <w:t>his condition</w:t>
      </w:r>
      <w:r w:rsidR="00CE6DAF">
        <w:t xml:space="preserve"> seemed to be</w:t>
      </w:r>
      <w:r>
        <w:t xml:space="preserve"> interesting</w:t>
      </w:r>
      <w:r w:rsidR="0012732C">
        <w:t>,</w:t>
      </w:r>
      <w:r>
        <w:t xml:space="preserve"> because we assumed that</w:t>
      </w:r>
      <w:r w:rsidR="0012732C">
        <w:t xml:space="preserve"> </w:t>
      </w:r>
      <w:r>
        <w:t xml:space="preserve">the </w:t>
      </w:r>
      <w:r w:rsidR="00AD0626">
        <w:t xml:space="preserve">raw score </w:t>
      </w:r>
      <w:r w:rsidR="00FC22F9">
        <w:t xml:space="preserve">distributions </w:t>
      </w:r>
      <w:r w:rsidR="00AD0626">
        <w:t>w</w:t>
      </w:r>
      <w:r>
        <w:t xml:space="preserve">ould be </w:t>
      </w:r>
      <w:r w:rsidR="000506E2">
        <w:t>bias</w:t>
      </w:r>
      <w:r>
        <w:t xml:space="preserve">ed without raking being able to correct </w:t>
      </w:r>
      <w:r w:rsidR="000506E2">
        <w:t>for this bias</w:t>
      </w:r>
      <w:r>
        <w:t>.</w:t>
      </w:r>
      <w:r w:rsidR="008D08D7">
        <w:t xml:space="preserve"> </w:t>
      </w:r>
      <w:r w:rsidR="00B62B61" w:rsidRPr="00B62B61">
        <w:t xml:space="preserve">Admittedly, despite our best efforts, we did not </w:t>
      </w:r>
      <w:r w:rsidR="00225205">
        <w:t>fully</w:t>
      </w:r>
      <w:r w:rsidR="00225205" w:rsidRPr="00B62B61">
        <w:t xml:space="preserve"> </w:t>
      </w:r>
      <w:r w:rsidR="00B62B61" w:rsidRPr="00B62B61">
        <w:t xml:space="preserve">succeed in </w:t>
      </w:r>
      <w:r w:rsidR="00225205">
        <w:t xml:space="preserve">establishing </w:t>
      </w:r>
      <w:r w:rsidR="00393570">
        <w:t xml:space="preserve">the joint probabilities </w:t>
      </w:r>
      <w:r w:rsidR="00B62B61" w:rsidRPr="00B62B61">
        <w:t xml:space="preserve">such that the means and variances of the raw </w:t>
      </w:r>
      <w:r w:rsidR="001D6445">
        <w:t>score</w:t>
      </w:r>
      <w:r w:rsidR="00B62B61" w:rsidRPr="00B62B61">
        <w:t xml:space="preserve"> distributions were strongly flawed. </w:t>
      </w:r>
      <w:r w:rsidR="00F25E8B">
        <w:t>Clearly</w:t>
      </w:r>
      <w:r w:rsidR="001D6445">
        <w:t xml:space="preserve">, </w:t>
      </w:r>
      <w:r w:rsidR="00A5591D">
        <w:t xml:space="preserve">in practical use cases, </w:t>
      </w:r>
      <w:r w:rsidR="001D6445">
        <w:t>fixing the marginal probabilities with raking</w:t>
      </w:r>
      <w:r w:rsidR="00F25E8B">
        <w:t xml:space="preserve"> </w:t>
      </w:r>
      <w:r w:rsidR="001D6445">
        <w:t>will</w:t>
      </w:r>
      <w:r w:rsidR="00F25E8B">
        <w:t xml:space="preserve"> not always </w:t>
      </w:r>
      <w:r w:rsidR="001D6445">
        <w:t>fix the joint probabilitie</w:t>
      </w:r>
      <w:r w:rsidR="00220F21">
        <w:t>s</w:t>
      </w:r>
      <w:r w:rsidR="001D6445">
        <w:t xml:space="preserve">. </w:t>
      </w:r>
      <w:r w:rsidR="00F25E8B">
        <w:t>Yet, it seems to be</w:t>
      </w:r>
      <w:r w:rsidR="009B741F">
        <w:t xml:space="preserve"> very unlikely</w:t>
      </w:r>
      <w:r w:rsidR="009B741F" w:rsidRPr="009B741F">
        <w:t xml:space="preserve"> that the marginal probabilities</w:t>
      </w:r>
      <w:r w:rsidR="009B741F">
        <w:t xml:space="preserve"> of the </w:t>
      </w:r>
      <w:r w:rsidR="007766E9">
        <w:t>SV</w:t>
      </w:r>
      <w:r w:rsidR="009B741F">
        <w:t>s</w:t>
      </w:r>
      <w:r w:rsidR="009B741F" w:rsidRPr="009B741F">
        <w:t xml:space="preserve"> </w:t>
      </w:r>
      <w:r w:rsidR="009B741F">
        <w:t xml:space="preserve">match the target </w:t>
      </w:r>
      <w:r w:rsidR="00220F21">
        <w:t>probabilities</w:t>
      </w:r>
      <w:r w:rsidR="009B741F" w:rsidRPr="009B741F">
        <w:t>, but the norm</w:t>
      </w:r>
      <w:r w:rsidR="002925B7">
        <w:t>ed score</w:t>
      </w:r>
      <w:r w:rsidR="009B741F" w:rsidRPr="009B741F">
        <w:t xml:space="preserve">s are still highly </w:t>
      </w:r>
      <w:r w:rsidR="002925B7">
        <w:t>biased</w:t>
      </w:r>
      <w:r w:rsidR="009B741F">
        <w:t>.</w:t>
      </w:r>
      <w:r w:rsidR="00B62B61">
        <w:t xml:space="preserve"> </w:t>
      </w:r>
      <w:r w:rsidR="002030AD" w:rsidRPr="002030AD">
        <w:t xml:space="preserve">As a caveat, we </w:t>
      </w:r>
      <w:r w:rsidR="002030AD">
        <w:t xml:space="preserve">must admit that </w:t>
      </w:r>
      <w:r w:rsidR="005A5F01">
        <w:t xml:space="preserve">in this specific simulation study, </w:t>
      </w:r>
      <w:r w:rsidR="002030AD" w:rsidRPr="002030AD">
        <w:t xml:space="preserve">the </w:t>
      </w:r>
      <w:r w:rsidR="007766E9">
        <w:t>SV</w:t>
      </w:r>
      <w:r w:rsidR="002030AD" w:rsidRPr="002030AD">
        <w:t xml:space="preserve">s </w:t>
      </w:r>
      <w:r w:rsidR="005A5F01">
        <w:t xml:space="preserve">were constructed </w:t>
      </w:r>
      <w:r w:rsidR="002030AD" w:rsidRPr="002030AD">
        <w:t xml:space="preserve">such that one </w:t>
      </w:r>
      <w:r w:rsidR="00E923BB">
        <w:t xml:space="preserve">of them </w:t>
      </w:r>
      <w:r w:rsidR="002030AD" w:rsidRPr="002030AD">
        <w:t>had a relatively large effect, one had a medium effect, and one had only a small effect</w:t>
      </w:r>
      <w:r w:rsidR="00073179">
        <w:t xml:space="preserve"> with </w:t>
      </w:r>
      <w:r w:rsidR="000506E2">
        <w:t>an additional</w:t>
      </w:r>
      <w:r w:rsidR="00073179">
        <w:t xml:space="preserve"> small interaction between the latter two</w:t>
      </w:r>
      <w:r w:rsidR="002030AD" w:rsidRPr="002030AD">
        <w:t xml:space="preserve">. Thus, the </w:t>
      </w:r>
      <w:r w:rsidR="007766E9">
        <w:t>SV</w:t>
      </w:r>
      <w:r w:rsidR="002030AD" w:rsidRPr="002030AD">
        <w:t xml:space="preserve"> with the large effect mainly determined </w:t>
      </w:r>
      <w:r w:rsidR="009F48A4">
        <w:t>the outcome</w:t>
      </w:r>
      <w:r w:rsidR="00A559E6">
        <w:t xml:space="preserve">, and the marginal probabilities of this variable matched the </w:t>
      </w:r>
      <w:r w:rsidR="002E24DF">
        <w:t>reference population</w:t>
      </w:r>
      <w:r w:rsidR="009F48A4">
        <w:t xml:space="preserve">. </w:t>
      </w:r>
      <w:r w:rsidR="003B5099">
        <w:t xml:space="preserve">Although we tried to model the effects of the </w:t>
      </w:r>
      <w:r w:rsidR="007766E9">
        <w:t>SV</w:t>
      </w:r>
      <w:r w:rsidR="003B5099">
        <w:t xml:space="preserve">s according to </w:t>
      </w:r>
      <w:r w:rsidR="00915D17">
        <w:t>actual</w:t>
      </w:r>
      <w:r w:rsidR="003B5099">
        <w:t xml:space="preserve"> effects</w:t>
      </w:r>
      <w:r w:rsidR="00915D17">
        <w:t xml:space="preserve"> of </w:t>
      </w:r>
      <w:commentRangeStart w:id="88"/>
      <w:r w:rsidR="007766E9">
        <w:t>SV</w:t>
      </w:r>
      <w:r w:rsidR="00915D17">
        <w:t>s</w:t>
      </w:r>
      <w:r w:rsidR="003B5099">
        <w:t xml:space="preserve"> (education, </w:t>
      </w:r>
      <w:proofErr w:type="gramStart"/>
      <w:r w:rsidR="003B5099">
        <w:t>ethnicity</w:t>
      </w:r>
      <w:proofErr w:type="gramEnd"/>
      <w:r w:rsidR="003B5099">
        <w:t xml:space="preserve"> and region) </w:t>
      </w:r>
      <w:commentRangeEnd w:id="88"/>
      <w:r w:rsidR="007112DF">
        <w:rPr>
          <w:rStyle w:val="CommentReference"/>
        </w:rPr>
        <w:commentReference w:id="88"/>
      </w:r>
      <w:r w:rsidR="003B5099">
        <w:t xml:space="preserve">from a German vocabulary test (A. Lenhard et al., 2015), </w:t>
      </w:r>
      <w:r w:rsidR="00915D17">
        <w:t xml:space="preserve">the effects of </w:t>
      </w:r>
      <w:r w:rsidR="007766E9">
        <w:t>SV</w:t>
      </w:r>
      <w:r w:rsidR="00915D17">
        <w:t xml:space="preserve">s on other </w:t>
      </w:r>
      <w:r w:rsidR="0071054C">
        <w:t>real-life</w:t>
      </w:r>
      <w:r w:rsidR="00915D17">
        <w:t xml:space="preserve"> variables may </w:t>
      </w:r>
      <w:r w:rsidR="00E923BB">
        <w:t>differ</w:t>
      </w:r>
      <w:r w:rsidR="00915D17">
        <w:t xml:space="preserve"> depending on the specific circumstances. For example</w:t>
      </w:r>
      <w:r w:rsidR="00E923BB">
        <w:t xml:space="preserve">, there might be </w:t>
      </w:r>
      <w:r w:rsidR="00DC3CE4">
        <w:t xml:space="preserve">more </w:t>
      </w:r>
      <w:r w:rsidR="009B7613">
        <w:t xml:space="preserve">than one </w:t>
      </w:r>
      <w:r w:rsidR="007766E9">
        <w:t>SV</w:t>
      </w:r>
      <w:r w:rsidR="00DC3CE4">
        <w:t xml:space="preserve"> with </w:t>
      </w:r>
      <w:r w:rsidR="009B7613">
        <w:t xml:space="preserve">a </w:t>
      </w:r>
      <w:r w:rsidR="00DC3CE4">
        <w:t xml:space="preserve">large effect or </w:t>
      </w:r>
      <w:r w:rsidR="00E923BB">
        <w:t>strong</w:t>
      </w:r>
      <w:r w:rsidR="00DC3CE4">
        <w:t>er</w:t>
      </w:r>
      <w:r w:rsidR="00E923BB">
        <w:t xml:space="preserve"> interactions between </w:t>
      </w:r>
      <w:r w:rsidR="00DC3CE4">
        <w:t>the</w:t>
      </w:r>
      <w:r w:rsidR="009B7613">
        <w:t xml:space="preserve"> variables</w:t>
      </w:r>
      <w:r w:rsidR="00E923BB">
        <w:t xml:space="preserve">. In such cases, </w:t>
      </w:r>
      <w:r w:rsidR="001072F0">
        <w:t xml:space="preserve">neglecting the joint probabilities </w:t>
      </w:r>
      <w:r w:rsidR="00941842">
        <w:t>could</w:t>
      </w:r>
      <w:r w:rsidR="001072F0">
        <w:t xml:space="preserve"> have more detrimental effects. </w:t>
      </w:r>
      <w:r w:rsidR="003B68C8" w:rsidRPr="003B68C8">
        <w:t xml:space="preserve">How this problem can be </w:t>
      </w:r>
      <w:r w:rsidR="009712DC">
        <w:t>treated</w:t>
      </w:r>
      <w:r w:rsidR="003B68C8" w:rsidRPr="003B68C8">
        <w:t xml:space="preserve"> in practice is </w:t>
      </w:r>
      <w:r w:rsidR="003B68C8">
        <w:t>outlined in more detail</w:t>
      </w:r>
      <w:r w:rsidR="003B68C8" w:rsidRPr="003B68C8">
        <w:t xml:space="preserve"> below.</w:t>
      </w:r>
    </w:p>
    <w:p w14:paraId="01883CFE" w14:textId="75639549" w:rsidR="00F77B41" w:rsidRDefault="00345DA3" w:rsidP="00F21D7C">
      <w:r w:rsidRPr="00345DA3">
        <w:t>Finally, the cluster</w:t>
      </w:r>
      <w:r>
        <w:t>ed</w:t>
      </w:r>
      <w:r w:rsidRPr="00345DA3">
        <w:t xml:space="preserve"> sampling </w:t>
      </w:r>
      <w:r>
        <w:t>simulated</w:t>
      </w:r>
      <w:r w:rsidRPr="00345DA3">
        <w:t xml:space="preserve"> in sampling condition 6 also did not negatively affect the</w:t>
      </w:r>
      <w:r>
        <w:t xml:space="preserve"> normed scores</w:t>
      </w:r>
      <w:r w:rsidR="00543131">
        <w:t>, that is</w:t>
      </w:r>
      <w:r w:rsidR="007C4D7A">
        <w:t>,</w:t>
      </w:r>
      <w:r w:rsidR="00543131">
        <w:t xml:space="preserve"> </w:t>
      </w:r>
      <w:r>
        <w:t xml:space="preserve">neither </w:t>
      </w:r>
      <w:r w:rsidR="0063559F">
        <w:t xml:space="preserve">with </w:t>
      </w:r>
      <w:r w:rsidRPr="00345DA3">
        <w:t xml:space="preserve">WCN nor </w:t>
      </w:r>
      <w:r w:rsidR="0063559F">
        <w:t xml:space="preserve">with </w:t>
      </w:r>
      <w:r w:rsidRPr="00345DA3">
        <w:t xml:space="preserve">SCN </w:t>
      </w:r>
      <w:r w:rsidR="0063559F">
        <w:t>the normed scores deviate</w:t>
      </w:r>
      <w:r w:rsidR="00FB1E30">
        <w:t>d</w:t>
      </w:r>
      <w:r w:rsidRPr="00345DA3">
        <w:t xml:space="preserve"> </w:t>
      </w:r>
      <w:r w:rsidR="00635847" w:rsidRPr="00345DA3">
        <w:t>measurabl</w:t>
      </w:r>
      <w:r w:rsidR="00635847">
        <w:t xml:space="preserve">y </w:t>
      </w:r>
      <w:r w:rsidRPr="00345DA3">
        <w:t>from the benchmark</w:t>
      </w:r>
      <w:r>
        <w:t>.</w:t>
      </w:r>
      <w:r w:rsidR="00476B81">
        <w:t xml:space="preserve"> In this condition, the marginal and joint probabilities matched the target probabilities</w:t>
      </w:r>
      <w:r w:rsidR="00DE3696">
        <w:t xml:space="preserve"> across all age cohorts, but not within each s</w:t>
      </w:r>
      <w:r w:rsidR="00476B81">
        <w:t>ingle cohort</w:t>
      </w:r>
      <w:r w:rsidR="009D4A0F">
        <w:t xml:space="preserve">. </w:t>
      </w:r>
      <w:proofErr w:type="gramStart"/>
      <w:r w:rsidR="009D4A0F">
        <w:t>As a consequence</w:t>
      </w:r>
      <w:proofErr w:type="gramEnd"/>
      <w:r w:rsidR="009D4A0F">
        <w:t xml:space="preserve">, </w:t>
      </w:r>
      <w:r w:rsidR="00DE3696">
        <w:t xml:space="preserve">the </w:t>
      </w:r>
      <w:r w:rsidR="00B86F1C">
        <w:t xml:space="preserve">raw score distributions </w:t>
      </w:r>
      <w:r w:rsidR="00DE3696">
        <w:t xml:space="preserve">were </w:t>
      </w:r>
      <w:r w:rsidR="00B40DDA">
        <w:t xml:space="preserve">in fact </w:t>
      </w:r>
      <w:r w:rsidR="00031748">
        <w:t xml:space="preserve">significantly </w:t>
      </w:r>
      <w:r w:rsidR="009D4A0F">
        <w:t xml:space="preserve">biased </w:t>
      </w:r>
      <w:r w:rsidR="00DE3696">
        <w:t xml:space="preserve">in </w:t>
      </w:r>
      <w:r w:rsidR="00DE3696">
        <w:lastRenderedPageBreak/>
        <w:t xml:space="preserve">every single cohort. Raking cannot </w:t>
      </w:r>
      <w:r w:rsidR="00B86F1C">
        <w:t xml:space="preserve">have </w:t>
      </w:r>
      <w:r w:rsidR="00DE3696">
        <w:t>compensate</w:t>
      </w:r>
      <w:r w:rsidR="00B86F1C">
        <w:t>d</w:t>
      </w:r>
      <w:r w:rsidR="00DE3696">
        <w:t xml:space="preserve"> for this </w:t>
      </w:r>
      <w:proofErr w:type="gramStart"/>
      <w:r w:rsidR="00DE3696">
        <w:t>distortion, because</w:t>
      </w:r>
      <w:proofErr w:type="gramEnd"/>
      <w:r w:rsidR="00DE3696">
        <w:t xml:space="preserve"> the marginal probabilities </w:t>
      </w:r>
      <w:r w:rsidR="00543131">
        <w:t xml:space="preserve">entered in the norming procedure </w:t>
      </w:r>
      <w:r w:rsidR="00B86F1C">
        <w:t>were</w:t>
      </w:r>
      <w:r w:rsidR="00DE3696">
        <w:t xml:space="preserve"> not </w:t>
      </w:r>
      <w:r w:rsidR="00543131">
        <w:t>specified</w:t>
      </w:r>
      <w:r w:rsidR="00DE3696">
        <w:t xml:space="preserve"> for </w:t>
      </w:r>
      <w:r w:rsidR="00B40DDA">
        <w:t xml:space="preserve">each </w:t>
      </w:r>
      <w:r w:rsidR="00DE3696">
        <w:t>cohort</w:t>
      </w:r>
      <w:r w:rsidR="00B40DDA">
        <w:t xml:space="preserve"> separately</w:t>
      </w:r>
      <w:r w:rsidR="00DE3696">
        <w:t xml:space="preserve">, but only across all cohorts. </w:t>
      </w:r>
      <w:r w:rsidR="00B40DDA">
        <w:t xml:space="preserve">Nevertheless, </w:t>
      </w:r>
      <w:r w:rsidR="00543131">
        <w:t xml:space="preserve">neither </w:t>
      </w:r>
      <w:r w:rsidR="00B40DDA">
        <w:t xml:space="preserve">the </w:t>
      </w:r>
      <w:r w:rsidR="00B40DDA" w:rsidRPr="00606FF8">
        <w:rPr>
          <w:i/>
          <w:iCs/>
        </w:rPr>
        <w:t>RMSE</w:t>
      </w:r>
      <w:r w:rsidR="00B40DDA">
        <w:t xml:space="preserve"> </w:t>
      </w:r>
      <w:r w:rsidR="00543131">
        <w:t xml:space="preserve">nor the </w:t>
      </w:r>
      <w:r w:rsidR="00543131" w:rsidRPr="00543131">
        <w:rPr>
          <w:i/>
          <w:iCs/>
        </w:rPr>
        <w:t>MSD</w:t>
      </w:r>
      <w:r w:rsidR="00543131">
        <w:t xml:space="preserve"> were </w:t>
      </w:r>
      <w:r w:rsidR="00B40DDA">
        <w:t xml:space="preserve">significantly </w:t>
      </w:r>
      <w:r w:rsidR="00AC62F9">
        <w:t>impaired as compared to</w:t>
      </w:r>
      <w:r w:rsidR="00B40DDA">
        <w:t xml:space="preserve"> </w:t>
      </w:r>
      <w:r w:rsidR="00543131">
        <w:t>the benchmark condition</w:t>
      </w:r>
      <w:r w:rsidR="00B40DDA">
        <w:t xml:space="preserve">, </w:t>
      </w:r>
      <w:r w:rsidR="00D0704C">
        <w:t xml:space="preserve">regardless of </w:t>
      </w:r>
      <w:r w:rsidR="00EF6781">
        <w:t>w</w:t>
      </w:r>
      <w:r w:rsidR="00EF6781" w:rsidRPr="00EF6781">
        <w:t>hether weighting was applied or not.</w:t>
      </w:r>
      <w:r w:rsidR="00EF6781">
        <w:t xml:space="preserve"> </w:t>
      </w:r>
      <w:r w:rsidR="00B86F1C">
        <w:t xml:space="preserve">We assume that in this case, the semi-parametric continuous norming method that was used together with raking was responsible for leveling out the </w:t>
      </w:r>
      <w:r w:rsidR="003D0179">
        <w:t>lack of representativeness in</w:t>
      </w:r>
      <w:r w:rsidR="00B86F1C">
        <w:t xml:space="preserve"> the different age cohorts. </w:t>
      </w:r>
      <w:r w:rsidR="003D0179">
        <w:t>As already described in the introduction, this method has the feature</w:t>
      </w:r>
      <w:r w:rsidR="00172393">
        <w:t xml:space="preserve"> that </w:t>
      </w:r>
      <w:r w:rsidR="00EA18DE">
        <w:t xml:space="preserve">the modeled </w:t>
      </w:r>
      <w:r w:rsidR="001165EC">
        <w:t xml:space="preserve">curves </w:t>
      </w:r>
      <w:r w:rsidR="00EA18DE">
        <w:t xml:space="preserve">are not </w:t>
      </w:r>
      <w:r w:rsidR="00186501">
        <w:t xml:space="preserve">overly </w:t>
      </w:r>
      <w:r w:rsidR="00EA18DE">
        <w:t>flexible</w:t>
      </w:r>
      <w:r w:rsidR="001165EC">
        <w:t>, that is</w:t>
      </w:r>
      <w:r w:rsidR="00172393">
        <w:t xml:space="preserve">, </w:t>
      </w:r>
      <w:r w:rsidR="00B61321">
        <w:t>this method would rather not result in</w:t>
      </w:r>
      <w:r w:rsidR="00884D39">
        <w:t xml:space="preserve"> </w:t>
      </w:r>
      <w:commentRangeStart w:id="89"/>
      <w:r w:rsidR="00F9629D">
        <w:t>wavy</w:t>
      </w:r>
      <w:r w:rsidR="00172393" w:rsidRPr="00172393">
        <w:t xml:space="preserve"> </w:t>
      </w:r>
      <w:r w:rsidR="001165EC">
        <w:t>iso</w:t>
      </w:r>
      <w:r w:rsidR="00884D39">
        <w:t>-</w:t>
      </w:r>
      <w:r w:rsidR="00F85D2B">
        <w:t xml:space="preserve">percentiles </w:t>
      </w:r>
      <w:commentRangeEnd w:id="89"/>
      <w:r w:rsidR="00C8251C">
        <w:rPr>
          <w:rStyle w:val="CommentReference"/>
        </w:rPr>
        <w:commentReference w:id="89"/>
      </w:r>
      <w:r w:rsidR="00172393" w:rsidRPr="00172393">
        <w:t xml:space="preserve">with </w:t>
      </w:r>
      <w:r w:rsidR="00172393">
        <w:t>this method</w:t>
      </w:r>
      <w:r w:rsidR="00172393" w:rsidRPr="00172393">
        <w:t>.</w:t>
      </w:r>
      <w:r w:rsidR="00172393">
        <w:t xml:space="preserve"> </w:t>
      </w:r>
      <w:r w:rsidR="00D84B4B">
        <w:t>In the case of cognitive variables, this feature does not negatively affect the model</w:t>
      </w:r>
      <w:r w:rsidR="00ED7BAA">
        <w:t xml:space="preserve"> fit</w:t>
      </w:r>
      <w:r w:rsidR="00D84B4B">
        <w:t xml:space="preserve">, because </w:t>
      </w:r>
      <w:r w:rsidR="00732285">
        <w:t xml:space="preserve">the </w:t>
      </w:r>
      <w:r w:rsidR="00F85D2B">
        <w:t>percentiles</w:t>
      </w:r>
      <w:r w:rsidR="00732285">
        <w:t xml:space="preserve"> of </w:t>
      </w:r>
      <w:r w:rsidR="00D84B4B">
        <w:t>cognitive variables</w:t>
      </w:r>
      <w:r w:rsidR="004D6751">
        <w:t xml:space="preserve"> </w:t>
      </w:r>
      <w:r w:rsidR="00141268">
        <w:t xml:space="preserve">usually </w:t>
      </w:r>
      <w:r w:rsidR="00D84B4B">
        <w:t xml:space="preserve">develop </w:t>
      </w:r>
      <w:r w:rsidR="00453646">
        <w:t>monotonical</w:t>
      </w:r>
      <w:r w:rsidR="00D84B4B">
        <w:t>ly</w:t>
      </w:r>
      <w:r w:rsidR="004D6751">
        <w:t xml:space="preserve"> – not wavy – </w:t>
      </w:r>
      <w:r w:rsidR="00D84B4B">
        <w:t xml:space="preserve">across age. </w:t>
      </w:r>
      <w:r w:rsidR="00ED7BAA">
        <w:t>I</w:t>
      </w:r>
      <w:r w:rsidR="00D84B4B">
        <w:t xml:space="preserve">n </w:t>
      </w:r>
      <w:r w:rsidR="00E817EC">
        <w:t>the case of clustered sampling</w:t>
      </w:r>
      <w:r w:rsidR="00D84B4B">
        <w:t xml:space="preserve">, </w:t>
      </w:r>
      <w:r w:rsidR="003E3AC8">
        <w:t xml:space="preserve">as expected, the </w:t>
      </w:r>
      <w:commentRangeStart w:id="90"/>
      <w:r w:rsidR="003E3AC8">
        <w:t xml:space="preserve">stiffness of the method </w:t>
      </w:r>
      <w:commentRangeEnd w:id="90"/>
      <w:r w:rsidR="00C8251C">
        <w:rPr>
          <w:rStyle w:val="CommentReference"/>
        </w:rPr>
        <w:commentReference w:id="90"/>
      </w:r>
      <w:r w:rsidR="00ED7BAA">
        <w:t xml:space="preserve">even </w:t>
      </w:r>
      <w:r w:rsidR="003E3AC8">
        <w:t>helps to level out lack</w:t>
      </w:r>
      <w:del w:id="91" w:author="David Herzberg" w:date="2022-05-09T15:39:00Z">
        <w:r w:rsidR="003E3AC8" w:rsidDel="007779D8">
          <w:delText>s</w:delText>
        </w:r>
      </w:del>
      <w:r w:rsidR="003E3AC8">
        <w:t xml:space="preserve"> of representativeness limited to single cohorts. </w:t>
      </w:r>
      <w:r w:rsidR="00523195">
        <w:t xml:space="preserve">Therefore, the combination of </w:t>
      </w:r>
      <w:r w:rsidR="006C7D69">
        <w:t xml:space="preserve">raking and semi-parametric continuous norming as implemented in the </w:t>
      </w:r>
      <w:proofErr w:type="spellStart"/>
      <w:r w:rsidR="006C7D69">
        <w:t>cNORM</w:t>
      </w:r>
      <w:proofErr w:type="spellEnd"/>
      <w:r w:rsidR="006C7D69">
        <w:t xml:space="preserve"> package (</w:t>
      </w:r>
      <w:r w:rsidR="00B61321">
        <w:t>A</w:t>
      </w:r>
      <w:r w:rsidR="006C7D69">
        <w:t xml:space="preserve">. Lenhard et al., 2018) seems to be </w:t>
      </w:r>
      <w:r w:rsidR="00E817EC">
        <w:t>well</w:t>
      </w:r>
      <w:r w:rsidR="006C7D69">
        <w:t xml:space="preserve"> </w:t>
      </w:r>
      <w:r w:rsidR="003E3AC8">
        <w:t>suit</w:t>
      </w:r>
      <w:r w:rsidR="006C7D69">
        <w:t xml:space="preserve">ed </w:t>
      </w:r>
      <w:r w:rsidR="003E3AC8">
        <w:t xml:space="preserve">for </w:t>
      </w:r>
      <w:r w:rsidR="00E817EC">
        <w:t>modeling</w:t>
      </w:r>
      <w:r w:rsidR="003E3AC8">
        <w:t xml:space="preserve"> norms under clustered sampling conditions</w:t>
      </w:r>
      <w:r w:rsidR="00927604">
        <w:t xml:space="preserve">, that is, </w:t>
      </w:r>
      <w:r w:rsidR="00DC15E4">
        <w:t>with high representativeness across all age groups but not within each separate age group</w:t>
      </w:r>
      <w:r w:rsidR="00BB0DB0">
        <w:t>.</w:t>
      </w:r>
    </w:p>
    <w:p w14:paraId="377940CC" w14:textId="494128D3" w:rsidR="007A4EC5" w:rsidRDefault="00803B37" w:rsidP="00151BDD">
      <w:pPr>
        <w:pStyle w:val="Heading2"/>
      </w:pPr>
      <w:r>
        <w:t xml:space="preserve">Implications for the use </w:t>
      </w:r>
      <w:r w:rsidR="00222E9F">
        <w:t xml:space="preserve">of WCN </w:t>
      </w:r>
      <w:r>
        <w:t>in test norming</w:t>
      </w:r>
    </w:p>
    <w:p w14:paraId="630F90B0" w14:textId="3A8F1F83" w:rsidR="00E32E69" w:rsidRPr="00E32E69" w:rsidRDefault="004057E2" w:rsidP="004B38FE">
      <w:r w:rsidRPr="00AF43A2">
        <w:t xml:space="preserve">In summary, </w:t>
      </w:r>
      <w:r w:rsidR="00AF43A2">
        <w:t xml:space="preserve">we </w:t>
      </w:r>
      <w:r w:rsidR="008C1D3D">
        <w:t>showed</w:t>
      </w:r>
      <w:r w:rsidR="00AF43A2">
        <w:t xml:space="preserve"> that </w:t>
      </w:r>
      <w:r w:rsidR="00AF43A2" w:rsidRPr="00AF43A2">
        <w:t xml:space="preserve">the </w:t>
      </w:r>
      <w:r w:rsidR="008C1D3D">
        <w:t>combination</w:t>
      </w:r>
      <w:r w:rsidR="00AF43A2" w:rsidRPr="00AF43A2">
        <w:t xml:space="preserve"> of raking </w:t>
      </w:r>
      <w:r w:rsidR="008C1D3D">
        <w:t>and</w:t>
      </w:r>
      <w:r w:rsidR="00AF43A2">
        <w:t xml:space="preserve"> semi-parametric continuous norming </w:t>
      </w:r>
      <w:r w:rsidR="008C1D3D" w:rsidRPr="008C1D3D">
        <w:t>improves rather than deteriorates test norms</w:t>
      </w:r>
      <w:r w:rsidR="00232B39" w:rsidRPr="00AF43A2">
        <w:t>.</w:t>
      </w:r>
      <w:r w:rsidR="008C1D3D">
        <w:t xml:space="preserve"> </w:t>
      </w:r>
      <w:r w:rsidR="001633E5" w:rsidRPr="001633E5">
        <w:t xml:space="preserve">However, we were also surprised at how robust </w:t>
      </w:r>
      <w:r w:rsidR="001633E5">
        <w:t xml:space="preserve">the test </w:t>
      </w:r>
      <w:r w:rsidR="001633E5" w:rsidRPr="001633E5">
        <w:t xml:space="preserve">norms </w:t>
      </w:r>
      <w:r w:rsidR="001633E5">
        <w:t xml:space="preserve">were </w:t>
      </w:r>
      <w:r w:rsidR="001633E5" w:rsidRPr="001633E5">
        <w:t>to violations of representativeness. Even with the largest violation of representativene</w:t>
      </w:r>
      <w:r w:rsidR="001633E5">
        <w:t xml:space="preserve">ss, the difference </w:t>
      </w:r>
      <w:r w:rsidR="00AB0BEA">
        <w:t xml:space="preserve">of the </w:t>
      </w:r>
      <w:r w:rsidR="00AB0BEA" w:rsidRPr="00AB0BEA">
        <w:rPr>
          <w:i/>
          <w:iCs/>
        </w:rPr>
        <w:t>RMSE</w:t>
      </w:r>
      <w:r w:rsidR="00AB0BEA">
        <w:t xml:space="preserve"> </w:t>
      </w:r>
      <w:r w:rsidR="001633E5">
        <w:t xml:space="preserve">between uncorrected normed </w:t>
      </w:r>
      <w:r w:rsidR="00AC44FF">
        <w:t xml:space="preserve">scores </w:t>
      </w:r>
      <w:r w:rsidR="001633E5">
        <w:t xml:space="preserve">and normed scores derived from representative samples </w:t>
      </w:r>
      <w:r w:rsidR="00AC44FF">
        <w:t xml:space="preserve">of the same size </w:t>
      </w:r>
      <w:r w:rsidR="001633E5">
        <w:t xml:space="preserve">was only 2 IQ points at most. </w:t>
      </w:r>
      <w:r w:rsidR="002A740B" w:rsidRPr="00AC44FF">
        <w:t>This was the case</w:t>
      </w:r>
      <w:r w:rsidR="002A740B">
        <w:t xml:space="preserve"> even though the correlation between the </w:t>
      </w:r>
      <w:r w:rsidR="0024021B">
        <w:t>biased</w:t>
      </w:r>
      <w:r w:rsidR="002A740B">
        <w:t xml:space="preserve"> </w:t>
      </w:r>
      <w:r w:rsidR="007766E9">
        <w:t>SV</w:t>
      </w:r>
      <w:r w:rsidR="002A740B">
        <w:t xml:space="preserve"> and the dependent variable was </w:t>
      </w:r>
      <w:r w:rsidR="0024021B">
        <w:t>unusually</w:t>
      </w:r>
      <w:r w:rsidR="002A740B">
        <w:t xml:space="preserve"> high.</w:t>
      </w:r>
      <w:r w:rsidR="002A740B" w:rsidRPr="00AC44FF">
        <w:t xml:space="preserve"> </w:t>
      </w:r>
      <w:r w:rsidR="008040C1">
        <w:t>This</w:t>
      </w:r>
      <w:r w:rsidR="007E1368" w:rsidRPr="007E1368">
        <w:t xml:space="preserve"> result certainly </w:t>
      </w:r>
      <w:r w:rsidR="008040C1">
        <w:t>w</w:t>
      </w:r>
      <w:r w:rsidR="007E1368" w:rsidRPr="007E1368">
        <w:t xml:space="preserve">ould not be </w:t>
      </w:r>
      <w:r w:rsidR="007E1368" w:rsidRPr="007E1368">
        <w:lastRenderedPageBreak/>
        <w:t xml:space="preserve">obtained with </w:t>
      </w:r>
      <w:r w:rsidR="002925B7">
        <w:t>every</w:t>
      </w:r>
      <w:r w:rsidR="007E1368" w:rsidRPr="007E1368">
        <w:t xml:space="preserve"> </w:t>
      </w:r>
      <w:r w:rsidR="005C441C">
        <w:t>norming</w:t>
      </w:r>
      <w:r w:rsidR="007E1368" w:rsidRPr="007E1368">
        <w:t xml:space="preserve"> method, especially not with conventional </w:t>
      </w:r>
      <w:r w:rsidR="007E1368">
        <w:t>norming</w:t>
      </w:r>
      <w:r w:rsidR="007E1368" w:rsidRPr="007E1368">
        <w:t xml:space="preserve"> per age group</w:t>
      </w:r>
      <w:r w:rsidR="007E1368">
        <w:t xml:space="preserve">, because </w:t>
      </w:r>
      <w:r w:rsidR="00DD3DFD">
        <w:t>with the latter method</w:t>
      </w:r>
      <w:r w:rsidR="004C1061">
        <w:t xml:space="preserve">, </w:t>
      </w:r>
      <w:r w:rsidR="007E1368">
        <w:t>deviations from representativeness that are limited to single age groups cannot be compensated by other age groups</w:t>
      </w:r>
      <w:r w:rsidR="004C1061">
        <w:t>, as is the case with continuous norming</w:t>
      </w:r>
      <w:r w:rsidR="007E1368">
        <w:t xml:space="preserve">. </w:t>
      </w:r>
      <w:r w:rsidR="002A740B" w:rsidRPr="002A740B">
        <w:t xml:space="preserve">Consistent with this view, we </w:t>
      </w:r>
      <w:r w:rsidR="00263A1D">
        <w:t>have</w:t>
      </w:r>
      <w:r w:rsidR="002A740B">
        <w:t xml:space="preserve"> demonstrate</w:t>
      </w:r>
      <w:r w:rsidR="00263A1D">
        <w:t>d</w:t>
      </w:r>
      <w:r w:rsidR="00263A1D" w:rsidRPr="00263A1D">
        <w:t xml:space="preserve"> previously</w:t>
      </w:r>
      <w:r w:rsidR="002A740B" w:rsidRPr="002A740B">
        <w:t xml:space="preserve"> that with conventional </w:t>
      </w:r>
      <w:r w:rsidR="003871AA">
        <w:t>norming</w:t>
      </w:r>
      <w:r w:rsidR="002A740B">
        <w:t xml:space="preserve"> </w:t>
      </w:r>
      <w:r w:rsidR="002A740B" w:rsidRPr="002A740B">
        <w:t>per age group</w:t>
      </w:r>
      <w:r w:rsidR="002A740B">
        <w:t>,</w:t>
      </w:r>
      <w:r w:rsidR="002A740B" w:rsidRPr="002A740B">
        <w:t xml:space="preserve"> the </w:t>
      </w:r>
      <w:r w:rsidR="002A740B" w:rsidRPr="005C441C">
        <w:rPr>
          <w:i/>
          <w:iCs/>
        </w:rPr>
        <w:t>RMSE</w:t>
      </w:r>
      <w:r w:rsidR="002A740B" w:rsidRPr="002A740B">
        <w:t xml:space="preserve"> is on average about twice as high as with semi-parametric continuous norm</w:t>
      </w:r>
      <w:r w:rsidR="002A740B">
        <w:t>ing</w:t>
      </w:r>
      <w:r w:rsidR="002A740B" w:rsidRPr="002A740B">
        <w:t xml:space="preserve">, even with representative </w:t>
      </w:r>
      <w:r w:rsidR="0024021B">
        <w:t xml:space="preserve">random </w:t>
      </w:r>
      <w:r w:rsidR="002A740B" w:rsidRPr="002A740B">
        <w:t>samples</w:t>
      </w:r>
      <w:r w:rsidR="002A740B">
        <w:t xml:space="preserve"> (W. Lenhard &amp; Lenhard, 2021)</w:t>
      </w:r>
      <w:r w:rsidR="002A740B" w:rsidRPr="002A740B">
        <w:t>.</w:t>
      </w:r>
      <w:r w:rsidR="004C1061">
        <w:t xml:space="preserve"> </w:t>
      </w:r>
      <w:r w:rsidR="00EB402A" w:rsidRPr="00EB402A">
        <w:t xml:space="preserve">The selection of an appropriate </w:t>
      </w:r>
      <w:r w:rsidR="00E32E69">
        <w:t xml:space="preserve">norming method </w:t>
      </w:r>
      <w:r w:rsidR="00EB402A" w:rsidRPr="00EB402A">
        <w:t xml:space="preserve">is therefore probably the most important </w:t>
      </w:r>
      <w:r w:rsidR="0024021B">
        <w:t>prerequisite</w:t>
      </w:r>
      <w:r w:rsidR="00EB402A" w:rsidRPr="00EB402A">
        <w:t xml:space="preserve"> for high quality test </w:t>
      </w:r>
      <w:r w:rsidR="00EB402A">
        <w:t>norms</w:t>
      </w:r>
      <w:r w:rsidR="00EB402A" w:rsidRPr="00EB402A">
        <w:t>, regardless of whether this procedure is used with or without weighting.</w:t>
      </w:r>
      <w:r w:rsidR="00EB402A">
        <w:t xml:space="preserve"> </w:t>
      </w:r>
      <w:r w:rsidR="00E32E69" w:rsidRPr="00E32E69">
        <w:t xml:space="preserve">By contrast, the size of the norm sample only plays a minor role, if </w:t>
      </w:r>
      <w:r w:rsidR="00E32E69">
        <w:t xml:space="preserve">continuous norming is used. For example, </w:t>
      </w:r>
      <w:r w:rsidR="00C421B8">
        <w:t xml:space="preserve">in other simulation studies </w:t>
      </w:r>
      <w:r w:rsidR="00E32E69">
        <w:t xml:space="preserve">we could demonstrate that </w:t>
      </w:r>
      <w:r w:rsidR="005C441C">
        <w:t xml:space="preserve">with continuous norming </w:t>
      </w:r>
      <w:r w:rsidR="00E32E69">
        <w:t xml:space="preserve">the </w:t>
      </w:r>
      <w:r w:rsidR="005C441C" w:rsidRPr="005C441C">
        <w:rPr>
          <w:i/>
          <w:iCs/>
        </w:rPr>
        <w:t>RMSE</w:t>
      </w:r>
      <w:r w:rsidR="005C441C">
        <w:t xml:space="preserve"> was only slightly reduced when the sample size was </w:t>
      </w:r>
      <w:r w:rsidR="00D00268">
        <w:t xml:space="preserve">increased to </w:t>
      </w:r>
      <w:r w:rsidR="00E32E69">
        <w:t xml:space="preserve">250 </w:t>
      </w:r>
      <w:r w:rsidR="005C441C">
        <w:t xml:space="preserve">instead of only 100 </w:t>
      </w:r>
      <w:r w:rsidR="00E32E69">
        <w:t>per age group</w:t>
      </w:r>
      <w:r w:rsidR="005C441C">
        <w:t xml:space="preserve"> (A. Lenhard et al., </w:t>
      </w:r>
      <w:r w:rsidR="008219FB">
        <w:t>2019)</w:t>
      </w:r>
      <w:r w:rsidR="005C441C">
        <w:t>.</w:t>
      </w:r>
      <w:r w:rsidR="00E32E69">
        <w:t xml:space="preserve"> </w:t>
      </w:r>
    </w:p>
    <w:p w14:paraId="7D15B80D" w14:textId="45556AFE" w:rsidR="000D3659" w:rsidRDefault="008219FB" w:rsidP="001072F0">
      <w:r>
        <w:t xml:space="preserve">Certainly, </w:t>
      </w:r>
      <w:r w:rsidRPr="008219FB">
        <w:t>representativeness</w:t>
      </w:r>
      <w:r>
        <w:t xml:space="preserve"> should nevertheless not be neglected as a factor for high quality test norms. </w:t>
      </w:r>
      <w:r w:rsidR="0024021B">
        <w:t>First and foremost</w:t>
      </w:r>
      <w:r w:rsidR="003E70F3">
        <w:t xml:space="preserve">, </w:t>
      </w:r>
      <w:r w:rsidR="003E70F3" w:rsidRPr="003E70F3">
        <w:t xml:space="preserve">it is important to use random samples </w:t>
      </w:r>
      <w:r w:rsidR="004065C5">
        <w:t xml:space="preserve">to establish representativeness as compared to </w:t>
      </w:r>
      <w:r w:rsidR="003E70F3" w:rsidRPr="003E70F3">
        <w:t>samples that have accrued in a clinical context,</w:t>
      </w:r>
      <w:r w:rsidR="003E70F3">
        <w:t xml:space="preserve"> </w:t>
      </w:r>
      <w:r w:rsidR="0024021B">
        <w:t>since</w:t>
      </w:r>
      <w:r w:rsidR="003E70F3" w:rsidRPr="003E70F3">
        <w:t xml:space="preserve"> the latter are likely to be heavily biased toward </w:t>
      </w:r>
      <w:r w:rsidR="0024021B">
        <w:t xml:space="preserve">low </w:t>
      </w:r>
      <w:r w:rsidR="003E70F3" w:rsidRPr="003E70F3">
        <w:t>performance.</w:t>
      </w:r>
      <w:r w:rsidR="003E70F3">
        <w:t xml:space="preserve"> </w:t>
      </w:r>
      <w:r w:rsidR="0024021B" w:rsidRPr="0024021B">
        <w:t xml:space="preserve">Second, </w:t>
      </w:r>
      <w:r w:rsidR="004065C5" w:rsidRPr="0024021B">
        <w:t>as shown in this simulation study,</w:t>
      </w:r>
      <w:r w:rsidR="004065C5">
        <w:t xml:space="preserve"> weights can compensate moderate deviations from representativeness, but they</w:t>
      </w:r>
      <w:r w:rsidR="0024021B" w:rsidRPr="0024021B">
        <w:t xml:space="preserve"> cannot c</w:t>
      </w:r>
      <w:r w:rsidR="0024021B">
        <w:t xml:space="preserve">ompensate </w:t>
      </w:r>
      <w:r w:rsidR="007A0E04">
        <w:t>insufficient</w:t>
      </w:r>
      <w:r w:rsidR="0024021B">
        <w:t xml:space="preserve"> variance.</w:t>
      </w:r>
      <w:r w:rsidR="00913371">
        <w:t xml:space="preserve"> </w:t>
      </w:r>
      <w:r w:rsidR="00913371" w:rsidRPr="00913371">
        <w:t xml:space="preserve">Care must therefore be taken to ensure that </w:t>
      </w:r>
      <w:r w:rsidR="008A1BD0">
        <w:t>the tails of the distributions</w:t>
      </w:r>
      <w:r w:rsidR="00913371" w:rsidRPr="00913371">
        <w:t xml:space="preserve"> are </w:t>
      </w:r>
      <w:r w:rsidR="001D049A">
        <w:t>not heavily underrepresented</w:t>
      </w:r>
      <w:r w:rsidR="00913371" w:rsidRPr="00913371">
        <w:t xml:space="preserve"> in the sample</w:t>
      </w:r>
      <w:r w:rsidR="001D049A">
        <w:t xml:space="preserve">. This is </w:t>
      </w:r>
      <w:r w:rsidR="00913371">
        <w:t xml:space="preserve">not necessarily </w:t>
      </w:r>
      <w:r w:rsidR="001D049A">
        <w:t xml:space="preserve">important </w:t>
      </w:r>
      <w:proofErr w:type="gramStart"/>
      <w:r w:rsidR="00913371">
        <w:t>with regard to</w:t>
      </w:r>
      <w:proofErr w:type="gramEnd"/>
      <w:r w:rsidR="00913371">
        <w:t xml:space="preserve"> all possible </w:t>
      </w:r>
      <w:r w:rsidR="007766E9">
        <w:t>SV</w:t>
      </w:r>
      <w:r w:rsidR="00913371">
        <w:t xml:space="preserve">s, but at least with regard to </w:t>
      </w:r>
      <w:r w:rsidR="007766E9">
        <w:t>SV</w:t>
      </w:r>
      <w:r w:rsidR="00913371">
        <w:t>s with high effect</w:t>
      </w:r>
      <w:r w:rsidR="001D049A">
        <w:t xml:space="preserve"> </w:t>
      </w:r>
      <w:r w:rsidR="00913371">
        <w:t>s</w:t>
      </w:r>
      <w:r w:rsidR="001D049A">
        <w:t>izes</w:t>
      </w:r>
      <w:r w:rsidR="00913371">
        <w:t xml:space="preserve">. </w:t>
      </w:r>
      <w:r w:rsidR="000D3659" w:rsidRPr="000D3659">
        <w:t xml:space="preserve">If </w:t>
      </w:r>
      <w:r w:rsidR="00512456">
        <w:t xml:space="preserve">the </w:t>
      </w:r>
      <w:r w:rsidR="00512456" w:rsidRPr="00913371">
        <w:t xml:space="preserve">outlying </w:t>
      </w:r>
      <w:r w:rsidR="00512456">
        <w:t>sub</w:t>
      </w:r>
      <w:r w:rsidR="00512456" w:rsidRPr="00913371">
        <w:t>groups</w:t>
      </w:r>
      <w:r w:rsidR="000D3659" w:rsidRPr="000D3659">
        <w:t xml:space="preserve"> are adequately represented, we believe it is very unlikely that the norms will be </w:t>
      </w:r>
      <w:r w:rsidR="00512456">
        <w:t>deteriorated</w:t>
      </w:r>
      <w:r w:rsidR="000D3659" w:rsidRPr="000D3659">
        <w:t xml:space="preserve"> </w:t>
      </w:r>
      <w:proofErr w:type="gramStart"/>
      <w:r w:rsidR="000D3659" w:rsidRPr="000D3659">
        <w:t>by the use of</w:t>
      </w:r>
      <w:proofErr w:type="gramEnd"/>
      <w:r w:rsidR="000D3659" w:rsidRPr="000D3659">
        <w:t xml:space="preserve"> raking. </w:t>
      </w:r>
    </w:p>
    <w:p w14:paraId="22213E4C" w14:textId="1DE6A3AC" w:rsidR="00875073" w:rsidRDefault="00913371" w:rsidP="001072F0">
      <w:r>
        <w:t xml:space="preserve">In our own simulation study, </w:t>
      </w:r>
      <w:r w:rsidR="003D7FDF">
        <w:t xml:space="preserve">joint </w:t>
      </w:r>
      <w:r w:rsidR="003D7FDF" w:rsidRPr="001F1C26">
        <w:t xml:space="preserve">probabilities </w:t>
      </w:r>
      <w:r>
        <w:t xml:space="preserve">only played a minor role </w:t>
      </w:r>
      <w:proofErr w:type="gramStart"/>
      <w:r>
        <w:t>and in most cases,</w:t>
      </w:r>
      <w:proofErr w:type="gramEnd"/>
      <w:r>
        <w:t xml:space="preserve"> </w:t>
      </w:r>
      <w:r w:rsidR="001A3DEE">
        <w:t xml:space="preserve">taking them </w:t>
      </w:r>
      <w:r w:rsidR="003D7FDF" w:rsidRPr="001F1C26">
        <w:t xml:space="preserve">into account </w:t>
      </w:r>
      <w:r w:rsidR="003D7FDF">
        <w:t>is</w:t>
      </w:r>
      <w:r w:rsidR="003D7FDF" w:rsidRPr="001F1C26">
        <w:t xml:space="preserve"> not </w:t>
      </w:r>
      <w:r w:rsidR="003D7FDF">
        <w:t xml:space="preserve">even </w:t>
      </w:r>
      <w:r w:rsidR="003D7FDF" w:rsidRPr="001F1C26">
        <w:t xml:space="preserve">an option, </w:t>
      </w:r>
      <w:r w:rsidR="003D7FDF">
        <w:t xml:space="preserve">simply because </w:t>
      </w:r>
      <w:r w:rsidR="003D7FDF" w:rsidRPr="001F1C26">
        <w:t>they are</w:t>
      </w:r>
      <w:r w:rsidR="003D7FDF">
        <w:t xml:space="preserve"> only rarely</w:t>
      </w:r>
      <w:r w:rsidR="003D7FDF" w:rsidRPr="001F1C26">
        <w:t xml:space="preserve"> available.</w:t>
      </w:r>
      <w:r w:rsidR="003D7FDF">
        <w:t xml:space="preserve"> </w:t>
      </w:r>
      <w:r w:rsidR="00ED1EDD">
        <w:t>Nevertheless</w:t>
      </w:r>
      <w:r w:rsidR="003D7FDF" w:rsidRPr="002B1F4C">
        <w:t xml:space="preserve">, in cases where they are available, they </w:t>
      </w:r>
      <w:r w:rsidR="00ED1EDD">
        <w:t xml:space="preserve">could </w:t>
      </w:r>
      <w:r w:rsidR="00282D7C">
        <w:t xml:space="preserve">in fact </w:t>
      </w:r>
      <w:r w:rsidR="00ED1EDD">
        <w:t xml:space="preserve">be </w:t>
      </w:r>
      <w:r w:rsidR="003D7FDF">
        <w:t xml:space="preserve">used together </w:t>
      </w:r>
      <w:r w:rsidR="003D7FDF">
        <w:lastRenderedPageBreak/>
        <w:t xml:space="preserve">with raking, if the data </w:t>
      </w:r>
      <w:r w:rsidR="00BC0658">
        <w:t>wer</w:t>
      </w:r>
      <w:r w:rsidR="003D7FDF">
        <w:t xml:space="preserve">e prepared accordingly. </w:t>
      </w:r>
      <w:r w:rsidR="003D7FDF" w:rsidRPr="00BA33DE">
        <w:t>The only requirement is that each cross-classification is treate</w:t>
      </w:r>
      <w:r w:rsidR="003D7FDF">
        <w:t xml:space="preserve">d as a separate </w:t>
      </w:r>
      <w:r w:rsidR="00462D78">
        <w:t>stratum</w:t>
      </w:r>
      <w:r w:rsidR="003D7FDF">
        <w:t xml:space="preserve">. </w:t>
      </w:r>
      <w:r w:rsidR="003D7FDF" w:rsidRPr="00BD2307">
        <w:t xml:space="preserve">For example, if the joint probabilities </w:t>
      </w:r>
      <w:r w:rsidR="003D7FDF">
        <w:t>of</w:t>
      </w:r>
      <w:r w:rsidR="003D7FDF" w:rsidRPr="00BD2307">
        <w:t xml:space="preserve"> two different </w:t>
      </w:r>
      <w:r w:rsidR="007766E9">
        <w:t>SV</w:t>
      </w:r>
      <w:r w:rsidR="003D7FDF">
        <w:t xml:space="preserve">s with three levels each are given, the nine different joint probabilities can be treated as marginal probabilities of one </w:t>
      </w:r>
      <w:r w:rsidR="007766E9">
        <w:t>SV</w:t>
      </w:r>
      <w:r w:rsidR="003D7FDF">
        <w:t xml:space="preserve"> with nine different levels. </w:t>
      </w:r>
      <w:r w:rsidR="00875073">
        <w:t>Yet</w:t>
      </w:r>
      <w:r w:rsidR="00875073" w:rsidRPr="00875073">
        <w:t xml:space="preserve">, we </w:t>
      </w:r>
      <w:r w:rsidR="00875073">
        <w:t xml:space="preserve">generally </w:t>
      </w:r>
      <w:r w:rsidR="00875073" w:rsidRPr="00875073">
        <w:t xml:space="preserve">recommend not to use too many </w:t>
      </w:r>
      <w:r w:rsidR="00462D78">
        <w:t>strata</w:t>
      </w:r>
      <w:r w:rsidR="00875073" w:rsidRPr="00875073">
        <w:t xml:space="preserve">, </w:t>
      </w:r>
      <w:r w:rsidR="00875073">
        <w:t xml:space="preserve">because this would bear the </w:t>
      </w:r>
      <w:r w:rsidR="00875073" w:rsidRPr="00875073">
        <w:t xml:space="preserve">risk that individual </w:t>
      </w:r>
      <w:r w:rsidR="00462D78">
        <w:t>strata</w:t>
      </w:r>
      <w:r w:rsidR="00875073" w:rsidRPr="00875073">
        <w:t xml:space="preserve"> are </w:t>
      </w:r>
      <w:r w:rsidR="00875073">
        <w:t>heavily</w:t>
      </w:r>
      <w:r w:rsidR="00875073" w:rsidRPr="00875073">
        <w:t xml:space="preserve"> underrepresented. </w:t>
      </w:r>
      <w:r w:rsidR="00875073">
        <w:t xml:space="preserve">As a consequence, </w:t>
      </w:r>
      <w:r w:rsidR="00875073" w:rsidRPr="00875073">
        <w:t xml:space="preserve">the </w:t>
      </w:r>
      <w:r w:rsidR="00D567C5">
        <w:t xml:space="preserve">according </w:t>
      </w:r>
      <w:r w:rsidR="00875073" w:rsidRPr="00875073">
        <w:t xml:space="preserve">weights </w:t>
      </w:r>
      <w:r w:rsidR="00875073">
        <w:t xml:space="preserve">would </w:t>
      </w:r>
      <w:r w:rsidR="00875073" w:rsidRPr="00875073">
        <w:t xml:space="preserve">become very </w:t>
      </w:r>
      <w:proofErr w:type="gramStart"/>
      <w:r w:rsidR="00875073" w:rsidRPr="00875073">
        <w:t>high</w:t>
      </w:r>
      <w:proofErr w:type="gramEnd"/>
      <w:r w:rsidR="00875073" w:rsidRPr="00875073">
        <w:t xml:space="preserve"> and </w:t>
      </w:r>
      <w:r w:rsidR="00875073">
        <w:t xml:space="preserve">the sampling </w:t>
      </w:r>
      <w:r w:rsidR="00875073" w:rsidRPr="00875073">
        <w:t>error</w:t>
      </w:r>
      <w:r w:rsidR="00875073">
        <w:t xml:space="preserve"> </w:t>
      </w:r>
      <w:r w:rsidR="00387132">
        <w:t>contained in the</w:t>
      </w:r>
      <w:r w:rsidR="00462D78">
        <w:t xml:space="preserve"> respective</w:t>
      </w:r>
      <w:r w:rsidR="00387132">
        <w:t xml:space="preserve"> subgroups </w:t>
      </w:r>
      <w:r w:rsidR="00875073">
        <w:t xml:space="preserve">would also be </w:t>
      </w:r>
      <w:r w:rsidR="00875073" w:rsidRPr="00875073">
        <w:t>multiplied</w:t>
      </w:r>
      <w:r w:rsidR="00073DF3">
        <w:t xml:space="preserve"> when using </w:t>
      </w:r>
      <w:r w:rsidR="00FE23B0">
        <w:t xml:space="preserve">these </w:t>
      </w:r>
      <w:r w:rsidR="00073DF3">
        <w:t>weights</w:t>
      </w:r>
      <w:r w:rsidR="00875073" w:rsidRPr="00875073">
        <w:t>.</w:t>
      </w:r>
      <w:r w:rsidR="00E07008">
        <w:t xml:space="preserve"> </w:t>
      </w:r>
      <w:proofErr w:type="gramStart"/>
      <w:r w:rsidR="00073DF3">
        <w:t>I</w:t>
      </w:r>
      <w:r w:rsidR="00E07008">
        <w:t>n order to</w:t>
      </w:r>
      <w:proofErr w:type="gramEnd"/>
      <w:r w:rsidR="00E07008">
        <w:t xml:space="preserve"> reduce the number of </w:t>
      </w:r>
      <w:r w:rsidR="00462D78">
        <w:t>strata</w:t>
      </w:r>
      <w:r w:rsidR="00E07008">
        <w:t xml:space="preserve">, we would </w:t>
      </w:r>
      <w:r w:rsidR="00524A8B">
        <w:t xml:space="preserve">recommend </w:t>
      </w:r>
      <w:r w:rsidR="00184EBE" w:rsidRPr="00524A8B">
        <w:t>combining</w:t>
      </w:r>
      <w:r w:rsidR="00524A8B" w:rsidRPr="00524A8B">
        <w:t xml:space="preserve"> </w:t>
      </w:r>
      <w:r w:rsidR="00524A8B">
        <w:t>different subgroups into</w:t>
      </w:r>
      <w:r w:rsidR="00073DF3">
        <w:t xml:space="preserve"> a single one</w:t>
      </w:r>
      <w:r w:rsidR="00524A8B">
        <w:t xml:space="preserve">, if these different subgroups do not differ </w:t>
      </w:r>
      <w:r w:rsidR="00073DF3">
        <w:t xml:space="preserve">significantly </w:t>
      </w:r>
      <w:r w:rsidR="00524A8B">
        <w:t>with regard to their mean performance.</w:t>
      </w:r>
      <w:r w:rsidR="00E07008">
        <w:t xml:space="preserve"> </w:t>
      </w:r>
      <w:r w:rsidR="007E05D4" w:rsidRPr="007E05D4">
        <w:t xml:space="preserve">This merging of subgroups is not necessarily </w:t>
      </w:r>
      <w:r w:rsidR="007E05D4">
        <w:t xml:space="preserve">limited to cases where </w:t>
      </w:r>
      <w:r w:rsidR="007E05D4" w:rsidRPr="007E05D4">
        <w:t xml:space="preserve">joint </w:t>
      </w:r>
      <w:r w:rsidR="007E05D4">
        <w:t>probabilities are used,</w:t>
      </w:r>
      <w:r w:rsidR="007E05D4" w:rsidRPr="007E05D4">
        <w:t xml:space="preserve"> but </w:t>
      </w:r>
      <w:r w:rsidR="005910A0">
        <w:t xml:space="preserve">it </w:t>
      </w:r>
      <w:r w:rsidR="007E05D4" w:rsidRPr="007E05D4">
        <w:t xml:space="preserve">can </w:t>
      </w:r>
      <w:r w:rsidR="007E05D4">
        <w:t xml:space="preserve">generally </w:t>
      </w:r>
      <w:r w:rsidR="00372F3D" w:rsidRPr="007E05D4">
        <w:t xml:space="preserve">be </w:t>
      </w:r>
      <w:r w:rsidR="007E05D4">
        <w:t>applied</w:t>
      </w:r>
      <w:r w:rsidR="007E05D4" w:rsidRPr="007E05D4">
        <w:t xml:space="preserve"> to reduce the number of </w:t>
      </w:r>
      <w:r w:rsidR="00462D78">
        <w:t>strata</w:t>
      </w:r>
      <w:r w:rsidR="007E05D4" w:rsidRPr="007E05D4">
        <w:t xml:space="preserve">. </w:t>
      </w:r>
      <w:r w:rsidR="00E07008">
        <w:t>And finally, the deviations from representativeness should not be too high</w:t>
      </w:r>
      <w:r w:rsidR="00844D25">
        <w:t xml:space="preserve">. In our simulations, </w:t>
      </w:r>
      <w:r w:rsidR="00A73AA7">
        <w:t xml:space="preserve">the efficiency of weighting was reduced, when the size of one of the three subgroups of </w:t>
      </w:r>
      <w:r w:rsidR="007766E9">
        <w:t>SV</w:t>
      </w:r>
      <w:r w:rsidR="00A73AA7">
        <w:t xml:space="preserve"> 1 was 20 % instead of 40 %</w:t>
      </w:r>
      <w:r w:rsidR="00014BBB">
        <w:t xml:space="preserve">, that is, the </w:t>
      </w:r>
      <w:r w:rsidR="00F44D98">
        <w:t>sub</w:t>
      </w:r>
      <w:r w:rsidR="00014BBB">
        <w:t xml:space="preserve">group size was </w:t>
      </w:r>
      <w:r w:rsidR="004510F3">
        <w:t>only half as large as would have been necessary to establish representativeness</w:t>
      </w:r>
      <w:r w:rsidR="00014BBB">
        <w:t>.</w:t>
      </w:r>
    </w:p>
    <w:p w14:paraId="3B249F4A" w14:textId="12FC23BA" w:rsidR="007A4EC5" w:rsidRPr="000835AE" w:rsidRDefault="007A4EC5" w:rsidP="00151BDD">
      <w:pPr>
        <w:pStyle w:val="Heading2"/>
      </w:pPr>
      <w:r w:rsidRPr="000835AE">
        <w:t>Limitation</w:t>
      </w:r>
      <w:r w:rsidR="00977614" w:rsidRPr="000835AE">
        <w:t>s</w:t>
      </w:r>
      <w:r w:rsidRPr="000835AE">
        <w:t xml:space="preserve"> of the study</w:t>
      </w:r>
    </w:p>
    <w:p w14:paraId="77E4B007" w14:textId="78B971C0" w:rsidR="00407939" w:rsidRDefault="001E1171" w:rsidP="00DB36EC">
      <w:proofErr w:type="gramStart"/>
      <w:r>
        <w:t>First of all</w:t>
      </w:r>
      <w:proofErr w:type="gramEnd"/>
      <w:r>
        <w:t>, i</w:t>
      </w:r>
      <w:r w:rsidR="00F3192B" w:rsidRPr="00F3192B">
        <w:t>n our simulation studies, we compared the normed scores generated with raking to normed score</w:t>
      </w:r>
      <w:r w:rsidR="00F3192B">
        <w:t>s generated without weighting</w:t>
      </w:r>
      <w:r w:rsidR="0060242F">
        <w:t>,</w:t>
      </w:r>
      <w:r w:rsidR="00F3192B">
        <w:t xml:space="preserve"> that is, we did not compare raking to</w:t>
      </w:r>
      <w:r w:rsidR="005A5D2A">
        <w:t xml:space="preserve"> other methods of </w:t>
      </w:r>
      <w:r w:rsidR="000835AE">
        <w:t>post-stratification</w:t>
      </w:r>
      <w:r w:rsidR="005A5D2A">
        <w:t xml:space="preserve">. </w:t>
      </w:r>
      <w:r w:rsidR="005A5D2A" w:rsidRPr="005A5D2A">
        <w:t>Specifically, we did not compare it to</w:t>
      </w:r>
      <w:r w:rsidR="005A5D2A">
        <w:t xml:space="preserve"> </w:t>
      </w:r>
      <w:commentRangeStart w:id="92"/>
      <w:r w:rsidR="0060242F">
        <w:t>fully</w:t>
      </w:r>
      <w:r w:rsidR="005A5D2A">
        <w:t xml:space="preserve"> cross-classified post</w:t>
      </w:r>
      <w:r w:rsidR="000835AE">
        <w:t>-</w:t>
      </w:r>
      <w:r w:rsidR="005A5D2A">
        <w:t>stratification</w:t>
      </w:r>
      <w:r w:rsidR="0060242F">
        <w:t>.</w:t>
      </w:r>
      <w:commentRangeEnd w:id="92"/>
      <w:r w:rsidR="00D302DA">
        <w:rPr>
          <w:rStyle w:val="CommentReference"/>
        </w:rPr>
        <w:commentReference w:id="92"/>
      </w:r>
      <w:r w:rsidR="005A5D2A">
        <w:t xml:space="preserve"> </w:t>
      </w:r>
      <w:r w:rsidR="0060242F" w:rsidRPr="0060242F">
        <w:t>Moreover,</w:t>
      </w:r>
      <w:r w:rsidR="000835AE">
        <w:t xml:space="preserve"> in</w:t>
      </w:r>
      <w:r w:rsidR="0060242F" w:rsidRPr="0060242F">
        <w:t xml:space="preserve"> sampling condition </w:t>
      </w:r>
      <w:r w:rsidR="00880347">
        <w:t xml:space="preserve">5, which </w:t>
      </w:r>
      <w:r w:rsidR="0060242F" w:rsidRPr="0060242F">
        <w:t xml:space="preserve">was specifically </w:t>
      </w:r>
      <w:r w:rsidR="0060242F">
        <w:t>designed to test the weakness of raking compared to</w:t>
      </w:r>
      <w:r w:rsidR="001200C6">
        <w:t xml:space="preserve"> fully cross-classified post</w:t>
      </w:r>
      <w:r w:rsidR="000835AE">
        <w:t>-</w:t>
      </w:r>
      <w:r w:rsidR="001200C6">
        <w:t xml:space="preserve">stratification, </w:t>
      </w:r>
      <w:r w:rsidR="00880347">
        <w:t xml:space="preserve">not </w:t>
      </w:r>
      <w:r w:rsidR="000835AE">
        <w:t xml:space="preserve">even the normed scores generated without raking </w:t>
      </w:r>
      <w:r w:rsidR="00880347">
        <w:t xml:space="preserve">deviated significantly from </w:t>
      </w:r>
      <w:r w:rsidR="001200C6">
        <w:t xml:space="preserve">the </w:t>
      </w:r>
      <w:r w:rsidR="000835AE">
        <w:t>benchmark</w:t>
      </w:r>
      <w:r w:rsidR="001200C6">
        <w:t xml:space="preserve">. </w:t>
      </w:r>
      <w:r w:rsidR="001200C6" w:rsidRPr="00E207D4">
        <w:t xml:space="preserve">Therefore, the </w:t>
      </w:r>
      <w:r w:rsidR="00D2738F">
        <w:t xml:space="preserve">misrepresentations of the different </w:t>
      </w:r>
      <w:r w:rsidR="00462D78">
        <w:t>strata</w:t>
      </w:r>
      <w:r w:rsidR="00264CA4" w:rsidRPr="00E207D4">
        <w:t xml:space="preserve"> </w:t>
      </w:r>
      <w:r w:rsidR="00E207D4" w:rsidRPr="00E207D4">
        <w:t>applied in sampling condition 5 might have been to</w:t>
      </w:r>
      <w:r w:rsidR="00E207D4">
        <w:t>o small to uncover the shortcoming of raking</w:t>
      </w:r>
      <w:r w:rsidR="00CD4ABA">
        <w:t xml:space="preserve">, which consists in the consideration of only marginal probabilities instead of joint </w:t>
      </w:r>
      <w:r w:rsidR="00121318">
        <w:t>probabilities</w:t>
      </w:r>
      <w:r w:rsidR="00E207D4">
        <w:t>.</w:t>
      </w:r>
      <w:r w:rsidR="00CD4ABA">
        <w:t xml:space="preserve"> </w:t>
      </w:r>
      <w:r w:rsidR="007F0582" w:rsidRPr="007F0582">
        <w:t xml:space="preserve">As discussed </w:t>
      </w:r>
      <w:r w:rsidR="007F0582" w:rsidRPr="007F0582">
        <w:lastRenderedPageBreak/>
        <w:t xml:space="preserve">above, we assume that neglecting joint probabilities </w:t>
      </w:r>
      <w:r w:rsidR="001277BD">
        <w:t xml:space="preserve">would only </w:t>
      </w:r>
      <w:r w:rsidR="007F0582" w:rsidRPr="007F0582">
        <w:t>rarely degrade the quality of test norms.</w:t>
      </w:r>
      <w:r w:rsidR="009A4B88">
        <w:t xml:space="preserve"> </w:t>
      </w:r>
      <w:r w:rsidR="00203960" w:rsidRPr="00203960">
        <w:t xml:space="preserve">We </w:t>
      </w:r>
      <w:r w:rsidR="00203960">
        <w:t>did</w:t>
      </w:r>
      <w:r w:rsidR="00203960" w:rsidRPr="00203960">
        <w:t xml:space="preserve"> not even manage to manipulate the joint probabilities in such a way that the raw </w:t>
      </w:r>
      <w:r w:rsidR="00203960">
        <w:t>score</w:t>
      </w:r>
      <w:r w:rsidR="00203960" w:rsidRPr="00203960">
        <w:t xml:space="preserve"> dis</w:t>
      </w:r>
      <w:r w:rsidR="00203960">
        <w:t>t</w:t>
      </w:r>
      <w:r w:rsidR="00203960" w:rsidRPr="00203960">
        <w:t xml:space="preserve">ributions </w:t>
      </w:r>
      <w:r w:rsidR="00203960">
        <w:t>were significantly biased</w:t>
      </w:r>
      <w:r w:rsidR="00203960" w:rsidRPr="00203960">
        <w:t xml:space="preserve"> without also </w:t>
      </w:r>
      <w:r w:rsidR="00203960">
        <w:t>affecting</w:t>
      </w:r>
      <w:r w:rsidR="00203960" w:rsidRPr="00203960">
        <w:t xml:space="preserve"> the marginal probabilities.</w:t>
      </w:r>
      <w:r w:rsidR="003D7FDF">
        <w:t xml:space="preserve"> </w:t>
      </w:r>
      <w:r w:rsidR="00121318" w:rsidRPr="00121318">
        <w:t xml:space="preserve">Admittedly, </w:t>
      </w:r>
      <w:r w:rsidR="00121318">
        <w:t xml:space="preserve">under certain </w:t>
      </w:r>
      <w:r w:rsidR="00121318" w:rsidRPr="00121318">
        <w:t>conditions violations of the</w:t>
      </w:r>
      <w:r w:rsidR="00121318">
        <w:t xml:space="preserve"> joint probabilities </w:t>
      </w:r>
      <w:r w:rsidR="009F5FAA">
        <w:t>might</w:t>
      </w:r>
      <w:r w:rsidR="00121318">
        <w:t xml:space="preserve"> </w:t>
      </w:r>
      <w:r w:rsidR="0026269B">
        <w:t xml:space="preserve">nevertheless </w:t>
      </w:r>
      <w:r w:rsidR="00121318">
        <w:t>play a larger role</w:t>
      </w:r>
      <w:r w:rsidR="009F5FAA">
        <w:t>, for example,</w:t>
      </w:r>
      <w:r w:rsidR="009F5FAA" w:rsidRPr="009F5FAA">
        <w:t xml:space="preserve"> in the case of </w:t>
      </w:r>
      <w:r w:rsidR="009F5FAA">
        <w:t xml:space="preserve">stronger interactions </w:t>
      </w:r>
      <w:r w:rsidR="009F5FAA" w:rsidRPr="009F5FAA">
        <w:t xml:space="preserve">of the </w:t>
      </w:r>
      <w:r w:rsidR="007766E9">
        <w:t>SV</w:t>
      </w:r>
      <w:r w:rsidR="009F5FAA" w:rsidRPr="009F5FAA">
        <w:t>s</w:t>
      </w:r>
      <w:r w:rsidR="006C23E5" w:rsidRPr="00121318">
        <w:t>.</w:t>
      </w:r>
      <w:r w:rsidR="008F358E">
        <w:t xml:space="preserve"> </w:t>
      </w:r>
      <w:r w:rsidR="00407939" w:rsidRPr="00407939">
        <w:t xml:space="preserve">On the other hand, the effect sizes of the </w:t>
      </w:r>
      <w:r w:rsidR="007766E9">
        <w:t>SV</w:t>
      </w:r>
      <w:r w:rsidR="00407939" w:rsidRPr="00407939">
        <w:t xml:space="preserve">s </w:t>
      </w:r>
      <w:r w:rsidR="006004D3">
        <w:t xml:space="preserve">in our study </w:t>
      </w:r>
      <w:r w:rsidR="0026269B">
        <w:t xml:space="preserve">certainly represented </w:t>
      </w:r>
      <w:r w:rsidR="00407939" w:rsidRPr="00407939">
        <w:t xml:space="preserve">the upper edge of what realistically occurs. </w:t>
      </w:r>
      <w:r w:rsidR="006004D3">
        <w:t>Therefore</w:t>
      </w:r>
      <w:r w:rsidR="00407939" w:rsidRPr="00407939">
        <w:t xml:space="preserve">, the biases of normed scores that can be expected due to </w:t>
      </w:r>
      <w:r w:rsidR="00716192">
        <w:t>non-representative</w:t>
      </w:r>
      <w:r w:rsidR="00407939" w:rsidRPr="00407939">
        <w:t xml:space="preserve"> samples</w:t>
      </w:r>
      <w:r w:rsidR="006004D3">
        <w:t xml:space="preserve"> </w:t>
      </w:r>
      <w:r w:rsidR="00407939" w:rsidRPr="00407939">
        <w:t>are probably even smaller than in this simulation study.</w:t>
      </w:r>
    </w:p>
    <w:p w14:paraId="66C0B0B5" w14:textId="37EB41A3" w:rsidR="00E2184A" w:rsidRDefault="001E1171" w:rsidP="00DB36EC">
      <w:r>
        <w:t>Second,</w:t>
      </w:r>
      <w:r w:rsidR="00081B17" w:rsidRPr="00081B17">
        <w:t xml:space="preserve"> we </w:t>
      </w:r>
      <w:r w:rsidR="00197FFA">
        <w:t xml:space="preserve">only used one fixed population model, that </w:t>
      </w:r>
      <w:r w:rsidR="00034169">
        <w:t>i</w:t>
      </w:r>
      <w:r w:rsidR="00197FFA">
        <w:t>s</w:t>
      </w:r>
      <w:r w:rsidR="00081B17" w:rsidRPr="00081B17">
        <w:t xml:space="preserve">, </w:t>
      </w:r>
      <w:r w:rsidR="00197FFA">
        <w:t xml:space="preserve">the </w:t>
      </w:r>
      <w:r w:rsidR="00B16C23">
        <w:t xml:space="preserve">correlations of </w:t>
      </w:r>
      <w:r w:rsidR="00197FFA">
        <w:t xml:space="preserve">the three different </w:t>
      </w:r>
      <w:r w:rsidR="007766E9">
        <w:t>SV</w:t>
      </w:r>
      <w:r w:rsidR="00197FFA">
        <w:t xml:space="preserve">s </w:t>
      </w:r>
      <w:r w:rsidR="00B16C23">
        <w:t>with</w:t>
      </w:r>
      <w:r w:rsidR="00197FFA">
        <w:t xml:space="preserve"> </w:t>
      </w:r>
      <w:r w:rsidR="009B7B1B">
        <w:t>the dependent variable</w:t>
      </w:r>
      <w:r w:rsidR="00B16C23">
        <w:t xml:space="preserve"> and </w:t>
      </w:r>
      <w:r w:rsidR="008E3E7D">
        <w:t>its</w:t>
      </w:r>
      <w:r w:rsidR="00B16C23">
        <w:t xml:space="preserve"> </w:t>
      </w:r>
      <w:r w:rsidR="00034169">
        <w:t>development across age</w:t>
      </w:r>
      <w:r w:rsidR="00081B17" w:rsidRPr="00081B17">
        <w:t xml:space="preserve"> </w:t>
      </w:r>
      <w:r w:rsidR="00197FFA">
        <w:t>were the same in all simulations</w:t>
      </w:r>
      <w:r w:rsidR="00081B17" w:rsidRPr="00081B17">
        <w:t xml:space="preserve">. </w:t>
      </w:r>
      <w:r w:rsidR="0065623C">
        <w:t>Specifically, we mimicked the development of a cognitive ability or achievement during adolescence</w:t>
      </w:r>
      <w:r w:rsidR="00F7528F">
        <w:t xml:space="preserve"> and the according effects of typical </w:t>
      </w:r>
      <w:r w:rsidR="007766E9">
        <w:t>SV</w:t>
      </w:r>
      <w:r w:rsidR="00F7528F">
        <w:t>s</w:t>
      </w:r>
      <w:r w:rsidR="0065623C">
        <w:t xml:space="preserve">. </w:t>
      </w:r>
      <w:r w:rsidR="002B6CB1">
        <w:t>However, a lot of variables</w:t>
      </w:r>
      <w:r w:rsidR="007B683E">
        <w:t xml:space="preserve"> measured with psychometric tests, for example, personality traits such as the big five (</w:t>
      </w:r>
      <w:r w:rsidR="007B683E" w:rsidRPr="00877CF5">
        <w:t xml:space="preserve">Donnellan </w:t>
      </w:r>
      <w:r w:rsidR="007B683E">
        <w:t xml:space="preserve">&amp; </w:t>
      </w:r>
      <w:r w:rsidR="007B683E" w:rsidRPr="00877CF5">
        <w:t>Lucas</w:t>
      </w:r>
      <w:r w:rsidR="007B683E">
        <w:t>, 2008)</w:t>
      </w:r>
      <w:r w:rsidR="002B6CB1">
        <w:t xml:space="preserve"> do not display the same dependency on age</w:t>
      </w:r>
      <w:r w:rsidR="00F7528F">
        <w:t xml:space="preserve"> or do not have the same confounding variables</w:t>
      </w:r>
      <w:r w:rsidR="002B6CB1">
        <w:t xml:space="preserve">. </w:t>
      </w:r>
      <w:r w:rsidR="005A5B73" w:rsidRPr="005A5B73">
        <w:t xml:space="preserve">Since the </w:t>
      </w:r>
      <w:r w:rsidR="00E82292">
        <w:t>development across</w:t>
      </w:r>
      <w:r w:rsidR="005A5B73" w:rsidRPr="005A5B73">
        <w:t xml:space="preserve"> age is usually less pronounced for such personality traits, a weighting method that </w:t>
      </w:r>
      <w:r w:rsidR="005A5B73">
        <w:t>is not combined with</w:t>
      </w:r>
      <w:r w:rsidR="005A5B73" w:rsidRPr="005A5B73">
        <w:t xml:space="preserve"> continuous </w:t>
      </w:r>
      <w:r w:rsidR="005A5B73">
        <w:t>norming</w:t>
      </w:r>
      <w:r w:rsidR="005A5B73" w:rsidRPr="005A5B73">
        <w:t xml:space="preserve"> </w:t>
      </w:r>
      <w:r w:rsidR="005A5B73">
        <w:t>might</w:t>
      </w:r>
      <w:r w:rsidR="005A5B73" w:rsidRPr="005A5B73">
        <w:t xml:space="preserve"> be more appropriate </w:t>
      </w:r>
      <w:r w:rsidR="00E2184A">
        <w:t xml:space="preserve">in these cases. </w:t>
      </w:r>
    </w:p>
    <w:p w14:paraId="797576BF" w14:textId="653A4206" w:rsidR="00F42C64" w:rsidRDefault="00236EFD" w:rsidP="00DB36EC">
      <w:r w:rsidRPr="00236EFD">
        <w:t>A</w:t>
      </w:r>
      <w:r w:rsidR="001E1171">
        <w:t xml:space="preserve"> third </w:t>
      </w:r>
      <w:r w:rsidRPr="00236EFD">
        <w:t xml:space="preserve">limitation could be the fact that the maximum </w:t>
      </w:r>
      <w:r>
        <w:t>misrepresentations</w:t>
      </w:r>
      <w:r w:rsidRPr="00236EFD">
        <w:t xml:space="preserve"> </w:t>
      </w:r>
      <w:r>
        <w:t xml:space="preserve">in </w:t>
      </w:r>
      <w:r w:rsidRPr="00236EFD">
        <w:t xml:space="preserve">the norm samples </w:t>
      </w:r>
      <w:r w:rsidR="00CD181E">
        <w:t xml:space="preserve">we used in this simulation study </w:t>
      </w:r>
      <w:r w:rsidRPr="00236EFD">
        <w:t xml:space="preserve">were large in our </w:t>
      </w:r>
      <w:r>
        <w:t xml:space="preserve">own </w:t>
      </w:r>
      <w:r w:rsidRPr="00236EFD">
        <w:t>eyes</w:t>
      </w:r>
      <w:r>
        <w:t xml:space="preserve">, but </w:t>
      </w:r>
      <w:r w:rsidRPr="00236EFD">
        <w:t>perhaps still not realistically large</w:t>
      </w:r>
      <w:r w:rsidR="00674EE3">
        <w:t xml:space="preserve"> given the huge quality range of psychometric tests</w:t>
      </w:r>
      <w:r w:rsidRPr="00236EFD">
        <w:t>.</w:t>
      </w:r>
      <w:r w:rsidR="00F16FFC">
        <w:t xml:space="preserve"> </w:t>
      </w:r>
      <w:r w:rsidR="00F16FFC" w:rsidRPr="00F16FFC">
        <w:t xml:space="preserve">We would therefore like to point out here that the possibility of at least partially correcting bias </w:t>
      </w:r>
      <w:r w:rsidR="00F16FFC">
        <w:t xml:space="preserve">in representativeness by means of </w:t>
      </w:r>
      <w:r w:rsidR="00F16FFC" w:rsidRPr="00F16FFC">
        <w:t xml:space="preserve">mathematical </w:t>
      </w:r>
      <w:r w:rsidR="00F16FFC">
        <w:t xml:space="preserve">methods </w:t>
      </w:r>
      <w:r w:rsidR="00F16FFC" w:rsidRPr="00F16FFC">
        <w:t>does not release test constructors from the obligation to carefully assemble norm samples.</w:t>
      </w:r>
    </w:p>
    <w:p w14:paraId="6F2A95D1" w14:textId="19D9C429" w:rsidR="00064403" w:rsidRDefault="001E1171" w:rsidP="00DB36EC">
      <w:r w:rsidRPr="001E1171">
        <w:t xml:space="preserve">Fourth, </w:t>
      </w:r>
      <w:r w:rsidR="00124FD9">
        <w:t xml:space="preserve">the </w:t>
      </w:r>
      <w:proofErr w:type="spellStart"/>
      <w:r w:rsidR="00124FD9">
        <w:t>cNORM</w:t>
      </w:r>
      <w:proofErr w:type="spellEnd"/>
      <w:r w:rsidR="00124FD9">
        <w:t xml:space="preserve"> package usually requires a careful selection of appropriate model parameters as, for example, the exponents of location and age. </w:t>
      </w:r>
      <w:r w:rsidR="00124FD9" w:rsidRPr="00124FD9">
        <w:t xml:space="preserve">Since hundreds of models </w:t>
      </w:r>
      <w:r w:rsidR="00124FD9" w:rsidRPr="00124FD9">
        <w:lastRenderedPageBreak/>
        <w:t xml:space="preserve">must be selected in simulation studies </w:t>
      </w:r>
      <w:r w:rsidR="00124FD9">
        <w:t>like the present</w:t>
      </w:r>
      <w:r w:rsidR="00124FD9" w:rsidRPr="00124FD9">
        <w:t xml:space="preserve"> one, the </w:t>
      </w:r>
      <w:r w:rsidR="00124FD9">
        <w:t>norming</w:t>
      </w:r>
      <w:r w:rsidR="00124FD9" w:rsidRPr="00124FD9">
        <w:t xml:space="preserve"> models must be </w:t>
      </w:r>
      <w:r w:rsidR="00124FD9">
        <w:t>selected</w:t>
      </w:r>
      <w:r w:rsidR="00124FD9" w:rsidRPr="00124FD9">
        <w:t xml:space="preserve"> automatically using algorithms.</w:t>
      </w:r>
      <w:r w:rsidR="001277BD" w:rsidRPr="001E1171">
        <w:t xml:space="preserve"> </w:t>
      </w:r>
      <w:r w:rsidR="00064403" w:rsidRPr="00064403">
        <w:t xml:space="preserve">The criteria used to select the models in this study were </w:t>
      </w:r>
      <w:r w:rsidR="00605EB3">
        <w:t>rather simple</w:t>
      </w:r>
      <w:r w:rsidR="00064403" w:rsidRPr="00064403">
        <w:t xml:space="preserve">. </w:t>
      </w:r>
      <w:r w:rsidR="00C429A3">
        <w:t xml:space="preserve">For example, we used a default setting k = 4 for both exponents. </w:t>
      </w:r>
      <w:r w:rsidR="00064403" w:rsidRPr="00064403">
        <w:t>This can</w:t>
      </w:r>
      <w:r w:rsidR="00C429A3">
        <w:t>, however,</w:t>
      </w:r>
      <w:r w:rsidR="00064403" w:rsidRPr="00064403">
        <w:t xml:space="preserve"> lead to systematic distortions</w:t>
      </w:r>
      <w:r w:rsidR="00064403">
        <w:t xml:space="preserve"> of the norms</w:t>
      </w:r>
      <w:r w:rsidR="00064403" w:rsidRPr="00064403">
        <w:t xml:space="preserve">. It is possible that the sinusoidal shape of the </w:t>
      </w:r>
      <w:r w:rsidR="00064403" w:rsidRPr="005423DD">
        <w:rPr>
          <w:i/>
          <w:iCs/>
        </w:rPr>
        <w:t>MSD</w:t>
      </w:r>
      <w:r w:rsidR="00064403" w:rsidRPr="00064403">
        <w:t xml:space="preserve"> was a consequence of </w:t>
      </w:r>
      <w:r w:rsidR="00525817">
        <w:t>these default settings</w:t>
      </w:r>
      <w:r w:rsidR="00064403" w:rsidRPr="00064403">
        <w:t>. Thus, with more optimal selection criteria, perhaps the differences between the individual conditions could have been identified more clearly.</w:t>
      </w:r>
      <w:r w:rsidR="00544D33">
        <w:t xml:space="preserve"> </w:t>
      </w:r>
      <w:r w:rsidR="004E30CC">
        <w:t>F</w:t>
      </w:r>
      <w:r w:rsidR="00544D33">
        <w:t>urther simulation</w:t>
      </w:r>
      <w:r w:rsidR="004E30CC">
        <w:t xml:space="preserve"> studie</w:t>
      </w:r>
      <w:r w:rsidR="00544D33">
        <w:t xml:space="preserve">s not reported in this paper </w:t>
      </w:r>
      <w:r w:rsidR="00544D33" w:rsidRPr="00544D33">
        <w:t xml:space="preserve">have </w:t>
      </w:r>
      <w:r w:rsidR="00544D33">
        <w:t xml:space="preserve">shown </w:t>
      </w:r>
      <w:r w:rsidR="00544D33" w:rsidRPr="00544D33">
        <w:t xml:space="preserve">that an exponent of 3 for age and 5 for </w:t>
      </w:r>
      <w:r w:rsidR="00544D33">
        <w:t xml:space="preserve">person </w:t>
      </w:r>
      <w:r w:rsidR="00544D33" w:rsidRPr="00544D33">
        <w:t xml:space="preserve">location </w:t>
      </w:r>
      <w:r w:rsidR="00544D33">
        <w:t xml:space="preserve">used in the </w:t>
      </w:r>
      <w:proofErr w:type="spellStart"/>
      <w:r w:rsidR="00544D33">
        <w:t>cNORM</w:t>
      </w:r>
      <w:proofErr w:type="spellEnd"/>
      <w:r w:rsidR="00544D33">
        <w:t xml:space="preserve"> package </w:t>
      </w:r>
      <w:r w:rsidR="00544D33" w:rsidRPr="00544D33">
        <w:t xml:space="preserve">can further reduce the </w:t>
      </w:r>
      <w:r w:rsidR="00544D33">
        <w:t>norming</w:t>
      </w:r>
      <w:r w:rsidR="00544D33" w:rsidRPr="00544D33">
        <w:t xml:space="preserve"> error.</w:t>
      </w:r>
      <w:r w:rsidR="00544D33">
        <w:t xml:space="preserve"> </w:t>
      </w:r>
      <w:r w:rsidR="00C16F59" w:rsidRPr="00C16F59">
        <w:t xml:space="preserve">We therefore recommend </w:t>
      </w:r>
      <w:proofErr w:type="gramStart"/>
      <w:r w:rsidR="0093558F">
        <w:t>to use</w:t>
      </w:r>
      <w:proofErr w:type="gramEnd"/>
      <w:r w:rsidR="0093558F">
        <w:t xml:space="preserve"> </w:t>
      </w:r>
      <w:r w:rsidR="00C16F59" w:rsidRPr="00C16F59">
        <w:t xml:space="preserve">these exponents by default and have even changed the corresponding default setting in the </w:t>
      </w:r>
      <w:proofErr w:type="spellStart"/>
      <w:r w:rsidR="00C16F59" w:rsidRPr="00C16F59">
        <w:t>cNORM</w:t>
      </w:r>
      <w:proofErr w:type="spellEnd"/>
      <w:r w:rsidR="00C16F59" w:rsidRPr="00C16F59">
        <w:t xml:space="preserve"> package.</w:t>
      </w:r>
    </w:p>
    <w:p w14:paraId="7D641254" w14:textId="22D60D2F" w:rsidR="007A4EC5" w:rsidRDefault="00E2184A" w:rsidP="007A4EC5">
      <w:r w:rsidRPr="00E2184A">
        <w:t xml:space="preserve">Finally, </w:t>
      </w:r>
      <w:r>
        <w:t xml:space="preserve">in the context of weighting methods, </w:t>
      </w:r>
      <w:r w:rsidRPr="00E2184A">
        <w:t>we di</w:t>
      </w:r>
      <w:r>
        <w:t xml:space="preserve">d not compare the </w:t>
      </w:r>
      <w:r w:rsidR="00523195" w:rsidRPr="00E2184A">
        <w:t xml:space="preserve">semi-parametric continuous norming </w:t>
      </w:r>
      <w:r>
        <w:t xml:space="preserve">approach implemented in the </w:t>
      </w:r>
      <w:proofErr w:type="spellStart"/>
      <w:r>
        <w:t>cNORM</w:t>
      </w:r>
      <w:proofErr w:type="spellEnd"/>
      <w:r>
        <w:t xml:space="preserve"> package with other continuous norming approaches such as parametric continuous norming (e.g., </w:t>
      </w:r>
      <w:r w:rsidRPr="005A56B8">
        <w:t>Stasinopoulos</w:t>
      </w:r>
      <w:r>
        <w:t xml:space="preserve"> et al., 2018).  </w:t>
      </w:r>
      <w:r w:rsidR="00C223C0" w:rsidRPr="00C223C0">
        <w:t xml:space="preserve">Therefore, we </w:t>
      </w:r>
      <w:r w:rsidR="00B378C3">
        <w:t>can only speculate</w:t>
      </w:r>
      <w:r w:rsidR="00C223C0" w:rsidRPr="00C223C0">
        <w:t xml:space="preserve"> about how other continuous methods would perform if combined with raking.</w:t>
      </w:r>
      <w:r w:rsidR="00C223C0">
        <w:t xml:space="preserve"> As already discussed, from a theoretical point of view, the </w:t>
      </w:r>
      <w:commentRangeStart w:id="93"/>
      <w:r w:rsidR="00C223C0">
        <w:t xml:space="preserve">stiffness </w:t>
      </w:r>
      <w:commentRangeEnd w:id="93"/>
      <w:r w:rsidR="00A86511">
        <w:rPr>
          <w:rStyle w:val="CommentReference"/>
        </w:rPr>
        <w:commentReference w:id="93"/>
      </w:r>
      <w:r w:rsidR="00C223C0">
        <w:t xml:space="preserve">of the </w:t>
      </w:r>
      <w:proofErr w:type="spellStart"/>
      <w:r w:rsidR="00C223C0">
        <w:t>cNORM</w:t>
      </w:r>
      <w:proofErr w:type="spellEnd"/>
      <w:r w:rsidR="00C223C0">
        <w:t xml:space="preserve"> approach seems to be better suited for clustered sampling than other, more flexible approaches, for example, approaches that draw on splines to model the age </w:t>
      </w:r>
      <w:r w:rsidR="008A51AB">
        <w:t xml:space="preserve">development of the </w:t>
      </w:r>
      <w:r w:rsidR="002E2CA6">
        <w:t>measured</w:t>
      </w:r>
      <w:r w:rsidR="008A51AB">
        <w:t xml:space="preserve"> variable</w:t>
      </w:r>
      <w:r w:rsidR="00C223C0">
        <w:t>.</w:t>
      </w:r>
      <w:r w:rsidR="000173C0">
        <w:t xml:space="preserve"> Moreover, we have already shown that the </w:t>
      </w:r>
      <w:proofErr w:type="spellStart"/>
      <w:r w:rsidR="000173C0">
        <w:t>cNORM</w:t>
      </w:r>
      <w:proofErr w:type="spellEnd"/>
      <w:r w:rsidR="000173C0">
        <w:t xml:space="preserve"> approach seems to be more favorable than parametric continuous norming when the sample size is limited to </w:t>
      </w:r>
      <w:r w:rsidR="0000747A">
        <w:t>15</w:t>
      </w:r>
      <w:r w:rsidR="000173C0">
        <w:t xml:space="preserve">0 per </w:t>
      </w:r>
      <w:r w:rsidR="005905D6">
        <w:t>cohort</w:t>
      </w:r>
      <w:r w:rsidR="000173C0">
        <w:t xml:space="preserve"> and below</w:t>
      </w:r>
      <w:r w:rsidR="0000747A">
        <w:t xml:space="preserve"> or when the raw score distributions are </w:t>
      </w:r>
      <w:r w:rsidR="00A54CE2">
        <w:t xml:space="preserve">markedly </w:t>
      </w:r>
      <w:r w:rsidR="0000747A">
        <w:t xml:space="preserve">skewed (A. Lenhard, 2019). </w:t>
      </w:r>
      <w:r w:rsidR="00B67A13">
        <w:t>Yet</w:t>
      </w:r>
      <w:r w:rsidR="00176D05">
        <w:t xml:space="preserve">, the efficiency of post-stratification </w:t>
      </w:r>
      <w:r w:rsidR="00CF354A">
        <w:t xml:space="preserve">techniques </w:t>
      </w:r>
      <w:r w:rsidR="00176D05">
        <w:t xml:space="preserve">combined with parametric continuous norming </w:t>
      </w:r>
      <w:r w:rsidR="00B67A13">
        <w:t>remains</w:t>
      </w:r>
      <w:r w:rsidR="00CF354A">
        <w:t xml:space="preserve"> to be investigated.</w:t>
      </w:r>
    </w:p>
    <w:p w14:paraId="3345880E" w14:textId="763A3C33" w:rsidR="007A4EC5" w:rsidRPr="00620CA6" w:rsidRDefault="007A4EC5" w:rsidP="000835AE">
      <w:pPr>
        <w:pStyle w:val="Heading2"/>
      </w:pPr>
      <w:r w:rsidRPr="00620CA6">
        <w:t>Concluding Remarks and Outlook</w:t>
      </w:r>
    </w:p>
    <w:p w14:paraId="5E38BD34" w14:textId="34510E0A" w:rsidR="001B6129" w:rsidRDefault="006B50E3" w:rsidP="0046097E">
      <w:r>
        <w:t>The enhancement of norming techniques is a relatively recent</w:t>
      </w:r>
      <w:r w:rsidR="00FE061B">
        <w:t xml:space="preserve"> and</w:t>
      </w:r>
      <w:r w:rsidR="005B67D2">
        <w:t xml:space="preserve"> </w:t>
      </w:r>
      <w:r w:rsidR="005B67D2" w:rsidRPr="005B67D2">
        <w:t>not very widespread</w:t>
      </w:r>
      <w:r>
        <w:t xml:space="preserve"> scientific field. </w:t>
      </w:r>
      <w:r w:rsidR="005B67D2" w:rsidRPr="005B67D2">
        <w:t xml:space="preserve">Therefore, the number of unanswered questions in this area is </w:t>
      </w:r>
      <w:r w:rsidR="005B67D2" w:rsidRPr="005B67D2">
        <w:lastRenderedPageBreak/>
        <w:t>high</w:t>
      </w:r>
      <w:r w:rsidR="005B67D2">
        <w:t xml:space="preserve"> and can certainly not be dealt with in one single article or simulation study. During the software implementation and analysis of the simulated data, we came across a lot of unresolved problems and </w:t>
      </w:r>
      <w:r w:rsidR="005B67D2" w:rsidRPr="005B67D2">
        <w:t xml:space="preserve">had many ideas that we would like to explore </w:t>
      </w:r>
      <w:r w:rsidR="00C33A31">
        <w:t>in more detail</w:t>
      </w:r>
      <w:r w:rsidR="0042401E">
        <w:t xml:space="preserve"> in the future</w:t>
      </w:r>
      <w:r w:rsidR="005B67D2" w:rsidRPr="005B67D2">
        <w:t>.</w:t>
      </w:r>
      <w:r w:rsidR="00C33A31">
        <w:t xml:space="preserve"> </w:t>
      </w:r>
      <w:r w:rsidR="00C33A31" w:rsidRPr="00C33A31">
        <w:t xml:space="preserve">For example, we used the weights generated by the raking method twice: Once for </w:t>
      </w:r>
      <w:r w:rsidR="00AE7C80">
        <w:t xml:space="preserve">the ranking </w:t>
      </w:r>
      <w:r w:rsidR="004700DD">
        <w:t>of the raw scores</w:t>
      </w:r>
      <w:r w:rsidR="00C33A31" w:rsidRPr="00C33A31">
        <w:t xml:space="preserve"> and once for the subsequent regression performed in the </w:t>
      </w:r>
      <w:proofErr w:type="spellStart"/>
      <w:r w:rsidR="00C33A31" w:rsidRPr="00C33A31">
        <w:t>cNORM</w:t>
      </w:r>
      <w:proofErr w:type="spellEnd"/>
      <w:r w:rsidR="00C33A31" w:rsidRPr="00C33A31">
        <w:t xml:space="preserve"> package.</w:t>
      </w:r>
      <w:r w:rsidR="00C33A31">
        <w:t xml:space="preserve"> But the application of the weights in the regression </w:t>
      </w:r>
      <w:r w:rsidR="001F6E04">
        <w:t xml:space="preserve">could possibly be of little benefit or even detrimental because the raw score distributions might be less reliable at underrepresented locations, that is, </w:t>
      </w:r>
      <w:r w:rsidR="008B460B">
        <w:t>in groups</w:t>
      </w:r>
      <w:r w:rsidR="001F6E04">
        <w:t xml:space="preserve"> with high weights. </w:t>
      </w:r>
    </w:p>
    <w:p w14:paraId="5181B578" w14:textId="12688987" w:rsidR="00DD0896" w:rsidRDefault="00186C61" w:rsidP="00DD0896">
      <w:pPr>
        <w:rPr>
          <w:rFonts w:eastAsiaTheme="majorEastAsia" w:cstheme="majorBidi"/>
          <w:b/>
          <w:szCs w:val="24"/>
        </w:rPr>
      </w:pPr>
      <w:r w:rsidRPr="00186C61">
        <w:t xml:space="preserve">In analyzing the data, it also </w:t>
      </w:r>
      <w:r w:rsidR="0035553A" w:rsidRPr="0035553A">
        <w:t>became clear that combining different mathematical methods is too complex to predict the benefits or harms of such combination</w:t>
      </w:r>
      <w:r w:rsidR="0035553A">
        <w:t>s</w:t>
      </w:r>
      <w:r w:rsidR="00565D1E">
        <w:t xml:space="preserve"> under different conditions</w:t>
      </w:r>
      <w:r w:rsidR="000C64FA">
        <w:t>.</w:t>
      </w:r>
      <w:r w:rsidR="007D3869">
        <w:t xml:space="preserve"> </w:t>
      </w:r>
      <w:r w:rsidR="007D3869" w:rsidRPr="007D3869">
        <w:t xml:space="preserve">We therefore consider it necessary to subject </w:t>
      </w:r>
      <w:proofErr w:type="gramStart"/>
      <w:r w:rsidR="007D3869" w:rsidRPr="007D3869">
        <w:t>each and every</w:t>
      </w:r>
      <w:proofErr w:type="gramEnd"/>
      <w:r w:rsidR="007D3869" w:rsidRPr="007D3869">
        <w:t xml:space="preserve"> combination of mathematical methods to close scrutiny before practical application.</w:t>
      </w:r>
    </w:p>
    <w:p w14:paraId="67453040" w14:textId="45C92AF4" w:rsidR="001C66D1" w:rsidRDefault="001C66D1" w:rsidP="00151BDD">
      <w:pPr>
        <w:pStyle w:val="Heading1"/>
      </w:pPr>
      <w:r>
        <w:t>Acknowledgements</w:t>
      </w:r>
    </w:p>
    <w:p w14:paraId="075950E4" w14:textId="7F6E793D" w:rsidR="00D573B3" w:rsidRDefault="001C66D1" w:rsidP="00D573B3">
      <w:pPr>
        <w:rPr>
          <w:rFonts w:eastAsiaTheme="majorEastAsia" w:cstheme="majorBidi"/>
          <w:b/>
          <w:szCs w:val="24"/>
        </w:rPr>
      </w:pPr>
      <w:r w:rsidRPr="00654960">
        <w:t xml:space="preserve">We want to thank </w:t>
      </w:r>
      <w:r w:rsidR="00DB36EC">
        <w:t>WPS publisher</w:t>
      </w:r>
      <w:r w:rsidR="00FD481F">
        <w:t xml:space="preserve"> in </w:t>
      </w:r>
      <w:r w:rsidR="00FD481F" w:rsidRPr="00FD481F">
        <w:t>Torrance, CA</w:t>
      </w:r>
      <w:r w:rsidR="00FD481F">
        <w:t xml:space="preserve">, </w:t>
      </w:r>
      <w:r w:rsidR="00DB36EC">
        <w:t xml:space="preserve">for funding the simulation studies. </w:t>
      </w:r>
      <w:r w:rsidR="00D573B3">
        <w:br w:type="page"/>
      </w:r>
    </w:p>
    <w:p w14:paraId="4CF6AE27" w14:textId="6E3877D0" w:rsidR="001B6129" w:rsidRPr="00C532E8" w:rsidRDefault="000C0349" w:rsidP="00151BDD">
      <w:pPr>
        <w:pStyle w:val="Heading1"/>
      </w:pPr>
      <w:r w:rsidRPr="00C532E8">
        <w:lastRenderedPageBreak/>
        <w:t>References</w:t>
      </w:r>
    </w:p>
    <w:p w14:paraId="2E83DD38" w14:textId="77777777" w:rsidR="001B6129" w:rsidRPr="00C532E8" w:rsidRDefault="001B6129" w:rsidP="0046097E">
      <w:pPr>
        <w:sectPr w:rsidR="001B6129" w:rsidRPr="00C532E8" w:rsidSect="004C4B3B">
          <w:footerReference w:type="default" r:id="rId17"/>
          <w:type w:val="continuous"/>
          <w:pgSz w:w="11907" w:h="16840" w:code="9"/>
          <w:pgMar w:top="1440" w:right="1440" w:bottom="1440" w:left="1440" w:header="709" w:footer="283" w:gutter="0"/>
          <w:lnNumType w:countBy="1" w:restart="continuous"/>
          <w:cols w:space="397"/>
          <w:docGrid w:linePitch="360"/>
        </w:sectPr>
      </w:pPr>
    </w:p>
    <w:p w14:paraId="1F2DC3BA" w14:textId="77777777" w:rsidR="00DB36EC" w:rsidRPr="00FE5623" w:rsidRDefault="00DB36EC" w:rsidP="00DD0896">
      <w:pPr>
        <w:pStyle w:val="Literaturliste"/>
        <w:rPr>
          <w:rFonts w:cstheme="minorHAnsi"/>
        </w:rPr>
      </w:pPr>
      <w:r w:rsidRPr="00935A19">
        <w:rPr>
          <w:rStyle w:val="selectable"/>
        </w:rPr>
        <w:t xml:space="preserve">Cole T. </w:t>
      </w:r>
      <w:r>
        <w:rPr>
          <w:rStyle w:val="selectable"/>
        </w:rPr>
        <w:t xml:space="preserve">(1988). </w:t>
      </w:r>
      <w:r w:rsidRPr="00935A19">
        <w:rPr>
          <w:rStyle w:val="selectable"/>
        </w:rPr>
        <w:t xml:space="preserve">Fitting smoothed centile curves to Reference Data. </w:t>
      </w:r>
      <w:r w:rsidRPr="005A56B8">
        <w:rPr>
          <w:rStyle w:val="selectable"/>
          <w:i/>
          <w:iCs/>
        </w:rPr>
        <w:t>Journal of the Royal Statistical Society Series A (Statistics in Society), 151</w:t>
      </w:r>
      <w:r w:rsidRPr="00DD0896">
        <w:rPr>
          <w:rStyle w:val="selectable"/>
        </w:rPr>
        <w:t>(3)</w:t>
      </w:r>
      <w:r>
        <w:rPr>
          <w:rStyle w:val="selectable"/>
        </w:rPr>
        <w:t xml:space="preserve">, </w:t>
      </w:r>
      <w:r w:rsidRPr="005A56B8">
        <w:rPr>
          <w:rStyle w:val="selectable"/>
        </w:rPr>
        <w:t>385.</w:t>
      </w:r>
    </w:p>
    <w:p w14:paraId="39BA719D" w14:textId="77777777" w:rsidR="00DB36EC" w:rsidRDefault="00DB36EC" w:rsidP="00DD0896">
      <w:pPr>
        <w:pStyle w:val="Literaturliste"/>
      </w:pPr>
      <w:r w:rsidRPr="00935A19">
        <w:t>Cole, T. J., &amp; Green P. J.</w:t>
      </w:r>
      <w:r>
        <w:t xml:space="preserve"> (1992).</w:t>
      </w:r>
      <w:r w:rsidRPr="00935A19">
        <w:t xml:space="preserve"> Smoothing reference centile curves: The </w:t>
      </w:r>
      <w:proofErr w:type="spellStart"/>
      <w:r w:rsidRPr="00935A19">
        <w:t>lms</w:t>
      </w:r>
      <w:proofErr w:type="spellEnd"/>
      <w:r w:rsidRPr="00935A19">
        <w:t xml:space="preserve"> method and penalized likelihood. </w:t>
      </w:r>
      <w:r w:rsidRPr="00DD0896">
        <w:rPr>
          <w:i/>
          <w:iCs/>
        </w:rPr>
        <w:t>Statistics in Medicine, 11</w:t>
      </w:r>
      <w:r w:rsidRPr="005A56B8">
        <w:t>(10),</w:t>
      </w:r>
      <w:r>
        <w:t xml:space="preserve"> </w:t>
      </w:r>
      <w:r w:rsidRPr="00935A19">
        <w:t>1305–19.</w:t>
      </w:r>
    </w:p>
    <w:p w14:paraId="51975886" w14:textId="6D38CA5D" w:rsidR="005A5B73" w:rsidRPr="008B460B" w:rsidRDefault="005A5B73" w:rsidP="00DD0896">
      <w:pPr>
        <w:pStyle w:val="Literaturliste"/>
      </w:pPr>
      <w:r>
        <w:t xml:space="preserve">Donnellan, M. B., &amp; Lucas, R. E. (2008). Age differences in the Big Five across the life span: evidence from two national samples. </w:t>
      </w:r>
      <w:r w:rsidRPr="00DD0896">
        <w:rPr>
          <w:i/>
          <w:iCs/>
        </w:rPr>
        <w:t>Psychology and aging, 23</w:t>
      </w:r>
      <w:r>
        <w:t xml:space="preserve">(3), 558–566. </w:t>
      </w:r>
      <w:r w:rsidRPr="008B460B">
        <w:t>https://doi.org/10.1037/a0012897</w:t>
      </w:r>
    </w:p>
    <w:p w14:paraId="5EAA5250" w14:textId="6A113B9B" w:rsidR="00DB36EC" w:rsidRDefault="00DB36EC" w:rsidP="00DD0896">
      <w:pPr>
        <w:pStyle w:val="Literaturliste"/>
        <w:rPr>
          <w:rFonts w:cstheme="minorHAnsi"/>
          <w:lang w:eastAsia="en-GB"/>
        </w:rPr>
      </w:pPr>
      <w:r>
        <w:rPr>
          <w:rFonts w:cstheme="minorHAnsi"/>
          <w:lang w:eastAsia="en-GB"/>
        </w:rPr>
        <w:t>Ireland, C. T.</w:t>
      </w:r>
      <w:r w:rsidRPr="00E97727">
        <w:rPr>
          <w:rFonts w:cstheme="minorHAnsi"/>
          <w:lang w:eastAsia="en-GB"/>
        </w:rPr>
        <w:t>,</w:t>
      </w:r>
      <w:r>
        <w:rPr>
          <w:rFonts w:cstheme="minorHAnsi"/>
          <w:lang w:eastAsia="en-GB"/>
        </w:rPr>
        <w:t xml:space="preserve"> &amp; </w:t>
      </w:r>
      <w:proofErr w:type="spellStart"/>
      <w:r w:rsidRPr="00E97727">
        <w:rPr>
          <w:rFonts w:cstheme="minorHAnsi"/>
          <w:lang w:eastAsia="en-GB"/>
        </w:rPr>
        <w:t>K</w:t>
      </w:r>
      <w:r>
        <w:rPr>
          <w:rFonts w:cstheme="minorHAnsi"/>
          <w:lang w:eastAsia="en-GB"/>
        </w:rPr>
        <w:t>ullback</w:t>
      </w:r>
      <w:proofErr w:type="spellEnd"/>
      <w:r>
        <w:rPr>
          <w:rFonts w:cstheme="minorHAnsi"/>
          <w:lang w:eastAsia="en-GB"/>
        </w:rPr>
        <w:t>, S. (1968).</w:t>
      </w:r>
      <w:r w:rsidRPr="00E97727">
        <w:rPr>
          <w:rFonts w:cstheme="minorHAnsi"/>
          <w:lang w:eastAsia="en-GB"/>
        </w:rPr>
        <w:t xml:space="preserve"> Contingency tables with given marginals</w:t>
      </w:r>
      <w:r>
        <w:rPr>
          <w:rFonts w:cstheme="minorHAnsi"/>
          <w:lang w:eastAsia="en-GB"/>
        </w:rPr>
        <w:t>.</w:t>
      </w:r>
      <w:r w:rsidRPr="00E97727">
        <w:rPr>
          <w:rFonts w:cstheme="minorHAnsi"/>
          <w:lang w:eastAsia="en-GB"/>
        </w:rPr>
        <w:t xml:space="preserve"> </w:t>
      </w:r>
      <w:proofErr w:type="spellStart"/>
      <w:r w:rsidRPr="00DD0896">
        <w:rPr>
          <w:rFonts w:cstheme="minorHAnsi"/>
          <w:i/>
          <w:iCs/>
          <w:lang w:eastAsia="en-GB"/>
        </w:rPr>
        <w:t>Biometrika</w:t>
      </w:r>
      <w:proofErr w:type="spellEnd"/>
      <w:r w:rsidRPr="00DD0896">
        <w:rPr>
          <w:rFonts w:cstheme="minorHAnsi"/>
          <w:i/>
          <w:iCs/>
          <w:lang w:eastAsia="en-GB"/>
        </w:rPr>
        <w:t>, 55</w:t>
      </w:r>
      <w:r w:rsidRPr="00E97727">
        <w:rPr>
          <w:rFonts w:cstheme="minorHAnsi"/>
          <w:lang w:eastAsia="en-GB"/>
        </w:rPr>
        <w:t>(1), 179–188</w:t>
      </w:r>
      <w:r>
        <w:rPr>
          <w:rFonts w:cstheme="minorHAnsi"/>
          <w:lang w:eastAsia="en-GB"/>
        </w:rPr>
        <w:t>.</w:t>
      </w:r>
      <w:r w:rsidRPr="00E97727">
        <w:rPr>
          <w:rFonts w:cstheme="minorHAnsi"/>
          <w:lang w:eastAsia="en-GB"/>
        </w:rPr>
        <w:t xml:space="preserve"> </w:t>
      </w:r>
      <w:r w:rsidRPr="003D66A1">
        <w:rPr>
          <w:rFonts w:cstheme="minorHAnsi"/>
          <w:lang w:eastAsia="en-GB"/>
        </w:rPr>
        <w:t>https://doi.org/10.1093/biomet/55.1.179</w:t>
      </w:r>
    </w:p>
    <w:p w14:paraId="4724AEC3" w14:textId="77777777" w:rsidR="00DB36EC" w:rsidRPr="00E97727" w:rsidRDefault="00DB36EC" w:rsidP="00DD0896">
      <w:pPr>
        <w:pStyle w:val="Literaturliste"/>
        <w:rPr>
          <w:rFonts w:cstheme="minorHAnsi"/>
          <w:lang w:eastAsia="en-GB"/>
        </w:rPr>
      </w:pPr>
      <w:proofErr w:type="spellStart"/>
      <w:r>
        <w:rPr>
          <w:rFonts w:cstheme="minorHAnsi"/>
          <w:lang w:eastAsia="en-GB"/>
        </w:rPr>
        <w:t>Kalton</w:t>
      </w:r>
      <w:proofErr w:type="spellEnd"/>
      <w:r>
        <w:rPr>
          <w:rFonts w:cstheme="minorHAnsi"/>
          <w:lang w:eastAsia="en-GB"/>
        </w:rPr>
        <w:t xml:space="preserve">, G., &amp; Flores-Cervantes, I. (2003). Weighting Methods. </w:t>
      </w:r>
      <w:r w:rsidRPr="00DD0896">
        <w:rPr>
          <w:rFonts w:cstheme="minorHAnsi"/>
          <w:i/>
          <w:iCs/>
          <w:lang w:eastAsia="en-GB"/>
        </w:rPr>
        <w:t>Journal of Official Statistics, 19</w:t>
      </w:r>
      <w:r w:rsidRPr="00E97727">
        <w:rPr>
          <w:rFonts w:cstheme="minorHAnsi"/>
          <w:lang w:eastAsia="en-GB"/>
        </w:rPr>
        <w:t>(2)</w:t>
      </w:r>
      <w:r>
        <w:rPr>
          <w:rFonts w:cstheme="minorHAnsi"/>
          <w:lang w:eastAsia="en-GB"/>
        </w:rPr>
        <w:t>, 81-97.</w:t>
      </w:r>
    </w:p>
    <w:p w14:paraId="655157AA" w14:textId="77777777" w:rsidR="00DB36EC" w:rsidRDefault="00DB36EC" w:rsidP="00DD0896">
      <w:pPr>
        <w:pStyle w:val="Literaturliste"/>
        <w:rPr>
          <w:rFonts w:cstheme="minorHAnsi"/>
          <w:lang w:val="en-GB" w:eastAsia="en-GB"/>
        </w:rPr>
      </w:pPr>
      <w:r w:rsidRPr="005423DD">
        <w:rPr>
          <w:rFonts w:cstheme="minorHAnsi"/>
          <w:lang w:eastAsia="en-GB"/>
        </w:rPr>
        <w:t xml:space="preserve">Kaufman, A. S., &amp; Kaufman, N. L. (2004). </w:t>
      </w:r>
      <w:r w:rsidRPr="00DD0896">
        <w:rPr>
          <w:rFonts w:cstheme="minorHAnsi"/>
          <w:i/>
          <w:iCs/>
          <w:lang w:val="en-GB" w:eastAsia="en-GB"/>
        </w:rPr>
        <w:t>Kaufman Assessment Battery for Children Second Edition.</w:t>
      </w:r>
      <w:r w:rsidRPr="00AA59A5">
        <w:rPr>
          <w:rFonts w:cstheme="minorHAnsi"/>
          <w:lang w:val="en-GB" w:eastAsia="en-GB"/>
        </w:rPr>
        <w:t xml:space="preserve"> San Antonio: Pearson Clinical Assessment.</w:t>
      </w:r>
    </w:p>
    <w:p w14:paraId="632948EE" w14:textId="77777777" w:rsidR="00884409" w:rsidRPr="008406EF" w:rsidRDefault="00DB36EC" w:rsidP="00DD0896">
      <w:pPr>
        <w:pStyle w:val="Literaturliste"/>
        <w:rPr>
          <w:rFonts w:cstheme="minorHAnsi"/>
          <w:lang w:eastAsia="en-GB"/>
        </w:rPr>
      </w:pPr>
      <w:r w:rsidRPr="00CB6E16">
        <w:rPr>
          <w:rFonts w:cstheme="minorHAnsi"/>
          <w:lang w:eastAsia="en-GB"/>
        </w:rPr>
        <w:t xml:space="preserve">Kennedy, L., &amp; Gelman, A. (2021). Know your population and know your model: Using model-based regression and poststratification to generalize findings beyond the observed sample. </w:t>
      </w:r>
      <w:r w:rsidRPr="00DD0896">
        <w:rPr>
          <w:rFonts w:cstheme="minorHAnsi"/>
          <w:i/>
          <w:iCs/>
          <w:lang w:eastAsia="en-GB"/>
        </w:rPr>
        <w:t>Psychological Methods, 26</w:t>
      </w:r>
      <w:r w:rsidRPr="008406EF">
        <w:rPr>
          <w:rFonts w:cstheme="minorHAnsi"/>
          <w:lang w:eastAsia="en-GB"/>
        </w:rPr>
        <w:t xml:space="preserve">(5), 547–558. https://doi.org/10.1037/met0000362 </w:t>
      </w:r>
    </w:p>
    <w:p w14:paraId="56C69930" w14:textId="77777777" w:rsidR="00D547F0" w:rsidRPr="00BD4839" w:rsidRDefault="00D547F0" w:rsidP="00DD0896">
      <w:pPr>
        <w:pStyle w:val="Literaturliste"/>
        <w:rPr>
          <w:rFonts w:cstheme="minorHAnsi"/>
        </w:rPr>
      </w:pPr>
      <w:r w:rsidRPr="00BD4839">
        <w:rPr>
          <w:rFonts w:cstheme="minorHAnsi"/>
        </w:rPr>
        <w:t xml:space="preserve">Lenhard, </w:t>
      </w:r>
      <w:r>
        <w:rPr>
          <w:rFonts w:cstheme="minorHAnsi"/>
        </w:rPr>
        <w:t>A</w:t>
      </w:r>
      <w:r w:rsidRPr="00BD4839">
        <w:rPr>
          <w:rFonts w:cstheme="minorHAnsi"/>
        </w:rPr>
        <w:t xml:space="preserve">. &amp; Lenhard, </w:t>
      </w:r>
      <w:r>
        <w:rPr>
          <w:rFonts w:cstheme="minorHAnsi"/>
        </w:rPr>
        <w:t>W</w:t>
      </w:r>
      <w:r w:rsidRPr="00BD4839">
        <w:rPr>
          <w:rFonts w:cstheme="minorHAnsi"/>
        </w:rPr>
        <w:t xml:space="preserve">. &amp; Gary, S. (2018). </w:t>
      </w:r>
      <w:proofErr w:type="spellStart"/>
      <w:r w:rsidRPr="00BD4839">
        <w:rPr>
          <w:rFonts w:cstheme="minorHAnsi"/>
        </w:rPr>
        <w:t>cNORM</w:t>
      </w:r>
      <w:proofErr w:type="spellEnd"/>
      <w:r w:rsidRPr="00BD4839">
        <w:rPr>
          <w:rFonts w:cstheme="minorHAnsi"/>
        </w:rPr>
        <w:t xml:space="preserve">. (Continuous Norming). </w:t>
      </w:r>
      <w:r w:rsidRPr="00DD0896">
        <w:rPr>
          <w:rFonts w:cstheme="minorHAnsi"/>
          <w:i/>
          <w:iCs/>
        </w:rPr>
        <w:t xml:space="preserve">The Comprehensive R Network. </w:t>
      </w:r>
      <w:r w:rsidRPr="00DD0896">
        <w:rPr>
          <w:rFonts w:cstheme="minorHAnsi"/>
        </w:rPr>
        <w:t>https://cran.r-project.org/web/packages/cNORM/index.html.</w:t>
      </w:r>
      <w:r w:rsidRPr="00BD4839">
        <w:rPr>
          <w:rFonts w:cstheme="minorHAnsi"/>
        </w:rPr>
        <w:t xml:space="preserve"> doi:10.1177/1073191116656437</w:t>
      </w:r>
    </w:p>
    <w:p w14:paraId="2C23CDA0" w14:textId="48993D93" w:rsidR="00DB36EC" w:rsidRDefault="00DB36EC" w:rsidP="00DD0896">
      <w:pPr>
        <w:pStyle w:val="Literaturliste"/>
        <w:rPr>
          <w:rFonts w:cstheme="minorHAnsi"/>
        </w:rPr>
      </w:pPr>
      <w:r w:rsidRPr="00CB6E16">
        <w:rPr>
          <w:rFonts w:cstheme="minorHAnsi"/>
        </w:rPr>
        <w:t xml:space="preserve">Lenhard, A., Lenhard, W. &amp; Gary, S. (2019). Continuous norming of psychometric tests: A simulation study of parametric and semi-parametric approaches. </w:t>
      </w:r>
      <w:r w:rsidRPr="00DD0896">
        <w:rPr>
          <w:rFonts w:cstheme="minorHAnsi"/>
          <w:i/>
          <w:iCs/>
        </w:rPr>
        <w:t>PL</w:t>
      </w:r>
      <w:r w:rsidR="00DD0896" w:rsidRPr="00DD0896">
        <w:rPr>
          <w:rFonts w:cstheme="minorHAnsi"/>
          <w:i/>
          <w:iCs/>
        </w:rPr>
        <w:t>O</w:t>
      </w:r>
      <w:r w:rsidRPr="00DD0896">
        <w:rPr>
          <w:rFonts w:cstheme="minorHAnsi"/>
          <w:i/>
          <w:iCs/>
        </w:rPr>
        <w:t>S ONE, 14</w:t>
      </w:r>
      <w:r w:rsidRPr="00CB6E16">
        <w:rPr>
          <w:rFonts w:cstheme="minorHAnsi"/>
        </w:rPr>
        <w:t xml:space="preserve">(9), e0222279. </w:t>
      </w:r>
      <w:r w:rsidRPr="003D66A1">
        <w:rPr>
          <w:rFonts w:cstheme="minorHAnsi"/>
        </w:rPr>
        <w:t>https://doi.org/10.1371/journal.pone.0222279</w:t>
      </w:r>
    </w:p>
    <w:p w14:paraId="10981E19" w14:textId="38361E4B" w:rsidR="004B2AAE" w:rsidRDefault="00DB36EC" w:rsidP="00DD0896">
      <w:pPr>
        <w:pStyle w:val="Literaturliste"/>
        <w:rPr>
          <w:rFonts w:cstheme="minorHAnsi"/>
        </w:rPr>
      </w:pPr>
      <w:r w:rsidRPr="00BD4839">
        <w:rPr>
          <w:rFonts w:cstheme="minorHAnsi"/>
        </w:rPr>
        <w:lastRenderedPageBreak/>
        <w:t xml:space="preserve">Lenhard, A., Lenhard, W., </w:t>
      </w:r>
      <w:proofErr w:type="spellStart"/>
      <w:r w:rsidRPr="00BD4839">
        <w:rPr>
          <w:rFonts w:cstheme="minorHAnsi"/>
        </w:rPr>
        <w:t>Suggate</w:t>
      </w:r>
      <w:proofErr w:type="spellEnd"/>
      <w:r w:rsidRPr="00BD4839">
        <w:rPr>
          <w:rFonts w:cstheme="minorHAnsi"/>
        </w:rPr>
        <w:t xml:space="preserve">, S. &amp; </w:t>
      </w:r>
      <w:proofErr w:type="spellStart"/>
      <w:r w:rsidRPr="00BD4839">
        <w:rPr>
          <w:rFonts w:cstheme="minorHAnsi"/>
        </w:rPr>
        <w:t>Segerer</w:t>
      </w:r>
      <w:proofErr w:type="spellEnd"/>
      <w:r w:rsidRPr="00BD4839">
        <w:rPr>
          <w:rFonts w:cstheme="minorHAnsi"/>
        </w:rPr>
        <w:t xml:space="preserve">, R. (2018). A continuous solution to the norming problem. </w:t>
      </w:r>
      <w:r w:rsidRPr="00455A4D">
        <w:rPr>
          <w:rFonts w:cstheme="minorHAnsi"/>
          <w:i/>
          <w:iCs/>
        </w:rPr>
        <w:t>Assessment, 25</w:t>
      </w:r>
      <w:r w:rsidRPr="00BD4839">
        <w:rPr>
          <w:rFonts w:cstheme="minorHAnsi"/>
        </w:rPr>
        <w:t>(1), 112-125. doi.org/10.1177/1073191116656437</w:t>
      </w:r>
    </w:p>
    <w:p w14:paraId="77E27618" w14:textId="77777777" w:rsidR="003B5099" w:rsidRDefault="003B5099" w:rsidP="00DD0896">
      <w:pPr>
        <w:pStyle w:val="Literaturliste"/>
        <w:rPr>
          <w:rFonts w:cstheme="minorHAnsi"/>
        </w:rPr>
      </w:pPr>
      <w:r w:rsidRPr="004B2AAE">
        <w:rPr>
          <w:rFonts w:cstheme="minorHAnsi"/>
        </w:rPr>
        <w:t xml:space="preserve">Lenhard, A., Lenhard, W., </w:t>
      </w:r>
      <w:proofErr w:type="spellStart"/>
      <w:r w:rsidRPr="004B2AAE">
        <w:rPr>
          <w:rFonts w:cstheme="minorHAnsi"/>
        </w:rPr>
        <w:t>Segerer</w:t>
      </w:r>
      <w:proofErr w:type="spellEnd"/>
      <w:r w:rsidRPr="004B2AAE">
        <w:rPr>
          <w:rFonts w:cstheme="minorHAnsi"/>
        </w:rPr>
        <w:t xml:space="preserve">, R. &amp; </w:t>
      </w:r>
      <w:proofErr w:type="spellStart"/>
      <w:r w:rsidRPr="004B2AAE">
        <w:rPr>
          <w:rFonts w:cstheme="minorHAnsi"/>
        </w:rPr>
        <w:t>Suggate</w:t>
      </w:r>
      <w:proofErr w:type="spellEnd"/>
      <w:r w:rsidRPr="004B2AAE">
        <w:rPr>
          <w:rFonts w:cstheme="minorHAnsi"/>
        </w:rPr>
        <w:t xml:space="preserve">, S. (2015). </w:t>
      </w:r>
      <w:r w:rsidRPr="00455A4D">
        <w:rPr>
          <w:rFonts w:cstheme="minorHAnsi"/>
          <w:i/>
          <w:iCs/>
        </w:rPr>
        <w:t>Peabody Picture Vocabulary Test - Revision 4 (PPVT-4)</w:t>
      </w:r>
      <w:r w:rsidRPr="004B2AAE">
        <w:rPr>
          <w:rFonts w:cstheme="minorHAnsi"/>
        </w:rPr>
        <w:t xml:space="preserve">, </w:t>
      </w:r>
      <w:r>
        <w:rPr>
          <w:rFonts w:cstheme="minorHAnsi"/>
        </w:rPr>
        <w:t>German adaptation</w:t>
      </w:r>
      <w:r w:rsidRPr="004B2AAE">
        <w:rPr>
          <w:rFonts w:cstheme="minorHAnsi"/>
        </w:rPr>
        <w:t>. Pearson Assessment.</w:t>
      </w:r>
    </w:p>
    <w:p w14:paraId="7659C86B" w14:textId="60214860" w:rsidR="00DB36EC" w:rsidRPr="008406EF" w:rsidRDefault="00DB36EC" w:rsidP="00DD0896">
      <w:pPr>
        <w:pStyle w:val="Literaturliste"/>
      </w:pPr>
      <w:r w:rsidRPr="00BD4839">
        <w:rPr>
          <w:rFonts w:cstheme="minorHAnsi"/>
        </w:rPr>
        <w:t>Lenhard, W. &amp; Lenhard, A. (202</w:t>
      </w:r>
      <w:r w:rsidR="00DC6A97">
        <w:rPr>
          <w:rFonts w:cstheme="minorHAnsi"/>
        </w:rPr>
        <w:t>1</w:t>
      </w:r>
      <w:r w:rsidRPr="00BD4839">
        <w:rPr>
          <w:rFonts w:cstheme="minorHAnsi"/>
        </w:rPr>
        <w:t xml:space="preserve">). Improvement of Norm Score Quality via Regression-Based Continuous Norming. </w:t>
      </w:r>
      <w:r w:rsidRPr="00455A4D">
        <w:rPr>
          <w:rFonts w:cstheme="minorHAnsi"/>
          <w:i/>
          <w:iCs/>
        </w:rPr>
        <w:t xml:space="preserve">Educational and psychological measurement, </w:t>
      </w:r>
      <w:r w:rsidR="00DC6A97" w:rsidRPr="00455A4D">
        <w:rPr>
          <w:rFonts w:cstheme="minorHAnsi"/>
          <w:i/>
          <w:iCs/>
        </w:rPr>
        <w:t>81</w:t>
      </w:r>
      <w:r w:rsidR="00DC6A97" w:rsidRPr="00DC6A97">
        <w:rPr>
          <w:rFonts w:cstheme="minorHAnsi"/>
        </w:rPr>
        <w:t>(2), 229-261</w:t>
      </w:r>
      <w:r w:rsidR="00DC6A97">
        <w:rPr>
          <w:rFonts w:cstheme="minorHAnsi"/>
        </w:rPr>
        <w:t>.</w:t>
      </w:r>
      <w:r>
        <w:rPr>
          <w:rFonts w:cstheme="minorHAnsi"/>
        </w:rPr>
        <w:t xml:space="preserve"> </w:t>
      </w:r>
      <w:r w:rsidR="00D547F0" w:rsidRPr="008406EF">
        <w:t>https://doi.org/10.1177/0013164420928457</w:t>
      </w:r>
    </w:p>
    <w:p w14:paraId="20FA2FBC" w14:textId="516F52C5" w:rsidR="00D547F0" w:rsidRPr="00716192" w:rsidRDefault="00D547F0" w:rsidP="00DD0896">
      <w:pPr>
        <w:pStyle w:val="Literaturliste"/>
        <w:rPr>
          <w:rFonts w:cstheme="minorHAnsi"/>
          <w:lang w:val="de-DE"/>
        </w:rPr>
      </w:pPr>
      <w:r w:rsidRPr="008406EF">
        <w:rPr>
          <w:rFonts w:cstheme="minorHAnsi"/>
        </w:rPr>
        <w:t xml:space="preserve">Lenhard, W., Lenhard, A. &amp; Schneider, W. (2017). </w:t>
      </w:r>
      <w:r w:rsidRPr="00455A4D">
        <w:rPr>
          <w:rFonts w:cstheme="minorHAnsi"/>
          <w:i/>
          <w:iCs/>
          <w:lang w:val="de-DE"/>
        </w:rPr>
        <w:t>ELFE II - Ein Leseverständnistest für Erst- bis Siebtklässler.</w:t>
      </w:r>
      <w:r w:rsidRPr="00DB36EC">
        <w:rPr>
          <w:rFonts w:cstheme="minorHAnsi"/>
          <w:lang w:val="de-DE"/>
        </w:rPr>
        <w:t xml:space="preserve"> </w:t>
      </w:r>
      <w:proofErr w:type="spellStart"/>
      <w:r w:rsidR="008125F8">
        <w:rPr>
          <w:rFonts w:cstheme="minorHAnsi"/>
          <w:lang w:val="de-DE"/>
        </w:rPr>
        <w:t>n</w:t>
      </w:r>
      <w:r w:rsidRPr="00716192">
        <w:rPr>
          <w:rFonts w:cstheme="minorHAnsi"/>
          <w:lang w:val="de-DE"/>
        </w:rPr>
        <w:t>Hogrefe</w:t>
      </w:r>
      <w:proofErr w:type="spellEnd"/>
      <w:r w:rsidRPr="00716192">
        <w:rPr>
          <w:rFonts w:cstheme="minorHAnsi"/>
          <w:lang w:val="de-DE"/>
        </w:rPr>
        <w:t>.</w:t>
      </w:r>
    </w:p>
    <w:p w14:paraId="31B8F068" w14:textId="77777777" w:rsidR="00DB36EC" w:rsidRPr="0030773E" w:rsidRDefault="00DB36EC" w:rsidP="00DD0896">
      <w:pPr>
        <w:pStyle w:val="Literaturliste"/>
        <w:rPr>
          <w:rFonts w:cstheme="minorHAnsi"/>
        </w:rPr>
      </w:pPr>
      <w:r>
        <w:rPr>
          <w:rFonts w:cstheme="minorHAnsi"/>
        </w:rPr>
        <w:t xml:space="preserve">Little, R. J. (1993). </w:t>
      </w:r>
      <w:r w:rsidRPr="0030773E">
        <w:rPr>
          <w:rFonts w:cstheme="minorHAnsi"/>
        </w:rPr>
        <w:t xml:space="preserve">Post-stratification: A modeler’s perspective. </w:t>
      </w:r>
      <w:r w:rsidRPr="00455A4D">
        <w:rPr>
          <w:rFonts w:cstheme="minorHAnsi"/>
          <w:i/>
          <w:iCs/>
        </w:rPr>
        <w:t>Journal of the American Statistical Association, 88</w:t>
      </w:r>
      <w:r w:rsidRPr="0030773E">
        <w:rPr>
          <w:rFonts w:cstheme="minorHAnsi"/>
        </w:rPr>
        <w:t>(423), 1001-1012. https://doi.org/10.2307/2290792</w:t>
      </w:r>
    </w:p>
    <w:p w14:paraId="1EEBA59E" w14:textId="6555D855" w:rsidR="00DB36EC" w:rsidRDefault="00DB36EC" w:rsidP="00DD0896">
      <w:pPr>
        <w:pStyle w:val="Literaturliste"/>
        <w:rPr>
          <w:rFonts w:cstheme="minorHAnsi"/>
        </w:rPr>
      </w:pPr>
      <w:r>
        <w:rPr>
          <w:rFonts w:cstheme="minorHAnsi"/>
        </w:rPr>
        <w:t xml:space="preserve">Lumley, T. (2011). </w:t>
      </w:r>
      <w:r w:rsidRPr="00455A4D">
        <w:rPr>
          <w:rFonts w:cstheme="minorHAnsi"/>
          <w:i/>
          <w:iCs/>
        </w:rPr>
        <w:t>Complex Surveys – A Guide to Analyses Using R</w:t>
      </w:r>
      <w:r w:rsidRPr="00B209E4">
        <w:rPr>
          <w:rFonts w:cstheme="minorHAnsi"/>
        </w:rPr>
        <w:t>.</w:t>
      </w:r>
      <w:r>
        <w:rPr>
          <w:rFonts w:cstheme="minorHAnsi"/>
        </w:rPr>
        <w:t xml:space="preserve"> Wiley.</w:t>
      </w:r>
    </w:p>
    <w:p w14:paraId="7D5067A8" w14:textId="609B58BF" w:rsidR="001A356D" w:rsidRPr="00EE6E62" w:rsidRDefault="001A356D" w:rsidP="00DD0896">
      <w:pPr>
        <w:pStyle w:val="Literaturliste"/>
      </w:pPr>
      <w:r w:rsidRPr="00EE6E62">
        <w:t xml:space="preserve">Lumley, T. (2017). </w:t>
      </w:r>
      <w:r w:rsidRPr="001F4079">
        <w:t xml:space="preserve">leaps: Regression Subset Selection. </w:t>
      </w:r>
      <w:r w:rsidRPr="00455A4D">
        <w:rPr>
          <w:rFonts w:cstheme="minorHAnsi"/>
          <w:i/>
          <w:iCs/>
        </w:rPr>
        <w:t>The Comprehensive R Network.</w:t>
      </w:r>
      <w:r w:rsidRPr="00BD4839">
        <w:rPr>
          <w:rFonts w:cstheme="minorHAnsi"/>
        </w:rPr>
        <w:t xml:space="preserve"> </w:t>
      </w:r>
      <w:r w:rsidRPr="001F4079">
        <w:t>https://cran.r-project.org/web/packages/leaps/index.html</w:t>
      </w:r>
    </w:p>
    <w:p w14:paraId="3A4F5AF8" w14:textId="77777777" w:rsidR="00DB36EC" w:rsidRPr="00260C10" w:rsidRDefault="00DB36EC" w:rsidP="00DD0896">
      <w:pPr>
        <w:pStyle w:val="Literaturliste"/>
        <w:rPr>
          <w:rFonts w:cstheme="minorHAnsi"/>
        </w:rPr>
      </w:pPr>
      <w:r w:rsidRPr="003D76DB">
        <w:rPr>
          <w:rFonts w:cstheme="minorHAnsi"/>
          <w:lang w:val="de-DE"/>
        </w:rPr>
        <w:t xml:space="preserve">Park, D. K., Gelman, A., &amp; </w:t>
      </w:r>
      <w:proofErr w:type="spellStart"/>
      <w:r w:rsidRPr="003D76DB">
        <w:rPr>
          <w:rFonts w:cstheme="minorHAnsi"/>
          <w:lang w:val="de-DE"/>
        </w:rPr>
        <w:t>Bafumi</w:t>
      </w:r>
      <w:proofErr w:type="spellEnd"/>
      <w:r w:rsidRPr="003D76DB">
        <w:rPr>
          <w:rFonts w:cstheme="minorHAnsi"/>
          <w:lang w:val="de-DE"/>
        </w:rPr>
        <w:t xml:space="preserve">, J. (2004). </w:t>
      </w:r>
      <w:r w:rsidRPr="00260C10">
        <w:rPr>
          <w:rFonts w:cstheme="minorHAnsi"/>
        </w:rPr>
        <w:t>Bayesian multilevel estimation with p</w:t>
      </w:r>
      <w:r>
        <w:rPr>
          <w:rFonts w:cstheme="minorHAnsi"/>
        </w:rPr>
        <w:t xml:space="preserve">ost-stratification: State-level estimates from national polls. </w:t>
      </w:r>
      <w:r w:rsidRPr="00455A4D">
        <w:rPr>
          <w:rFonts w:cstheme="minorHAnsi"/>
          <w:i/>
          <w:iCs/>
        </w:rPr>
        <w:t>Political Analysis, 12</w:t>
      </w:r>
      <w:r w:rsidRPr="00260C10">
        <w:rPr>
          <w:rFonts w:cstheme="minorHAnsi"/>
        </w:rPr>
        <w:t>(4)</w:t>
      </w:r>
      <w:r>
        <w:rPr>
          <w:rFonts w:cstheme="minorHAnsi"/>
        </w:rPr>
        <w:t>, 375-385.</w:t>
      </w:r>
    </w:p>
    <w:p w14:paraId="1161A1EE" w14:textId="77777777" w:rsidR="00DB36EC" w:rsidRPr="00AA59A5" w:rsidRDefault="00DB36EC" w:rsidP="00DD0896">
      <w:pPr>
        <w:pStyle w:val="Literaturliste"/>
        <w:rPr>
          <w:rFonts w:cstheme="minorHAnsi"/>
        </w:rPr>
      </w:pPr>
      <w:r w:rsidRPr="00AA59A5">
        <w:rPr>
          <w:rFonts w:cstheme="minorHAnsi"/>
        </w:rPr>
        <w:t>Price-Mohr, R., Price, C. (2017). Gender Differences in Early Reading Strategies: A Comparison of Synthetic Phonics Only with a Mixed Approach to Teaching Reading to 4–</w:t>
      </w:r>
      <w:proofErr w:type="gramStart"/>
      <w:r w:rsidRPr="00AA59A5">
        <w:rPr>
          <w:rFonts w:cstheme="minorHAnsi"/>
        </w:rPr>
        <w:t>5 Year-Old</w:t>
      </w:r>
      <w:proofErr w:type="gramEnd"/>
      <w:r w:rsidRPr="00AA59A5">
        <w:rPr>
          <w:rFonts w:cstheme="minorHAnsi"/>
        </w:rPr>
        <w:t xml:space="preserve"> Children. </w:t>
      </w:r>
      <w:r w:rsidRPr="00455A4D">
        <w:rPr>
          <w:rFonts w:cstheme="minorHAnsi"/>
          <w:i/>
          <w:iCs/>
        </w:rPr>
        <w:t>Early Childhood Education Journal, 45</w:t>
      </w:r>
      <w:r w:rsidRPr="00AA59A5">
        <w:rPr>
          <w:rFonts w:cstheme="minorHAnsi"/>
        </w:rPr>
        <w:t>, 613–620. https://doi.org/10.1007/s10643-016-0813-y</w:t>
      </w:r>
    </w:p>
    <w:p w14:paraId="698DE606" w14:textId="7A6FB032" w:rsidR="00DB36EC" w:rsidRDefault="00DB36EC" w:rsidP="00DD0896">
      <w:pPr>
        <w:pStyle w:val="Literaturliste"/>
        <w:rPr>
          <w:rFonts w:cstheme="minorHAnsi"/>
        </w:rPr>
      </w:pPr>
      <w:r w:rsidRPr="00AA59A5">
        <w:rPr>
          <w:rFonts w:cstheme="minorHAnsi"/>
        </w:rPr>
        <w:t>Sang-</w:t>
      </w:r>
      <w:proofErr w:type="spellStart"/>
      <w:r w:rsidRPr="00AA59A5">
        <w:rPr>
          <w:rFonts w:cstheme="minorHAnsi"/>
        </w:rPr>
        <w:t>Wook</w:t>
      </w:r>
      <w:proofErr w:type="spellEnd"/>
      <w:r w:rsidRPr="00AA59A5">
        <w:rPr>
          <w:rFonts w:cstheme="minorHAnsi"/>
        </w:rPr>
        <w:t xml:space="preserve"> Y., </w:t>
      </w:r>
      <w:proofErr w:type="spellStart"/>
      <w:r w:rsidRPr="00AA59A5">
        <w:rPr>
          <w:rFonts w:cstheme="minorHAnsi"/>
        </w:rPr>
        <w:t>Heechoul</w:t>
      </w:r>
      <w:proofErr w:type="spellEnd"/>
      <w:r w:rsidRPr="00AA59A5">
        <w:rPr>
          <w:rFonts w:cstheme="minorHAnsi"/>
        </w:rPr>
        <w:t xml:space="preserve"> O., Soon-Ae S., &amp; </w:t>
      </w:r>
      <w:proofErr w:type="spellStart"/>
      <w:r w:rsidRPr="00AA59A5">
        <w:rPr>
          <w:rFonts w:cstheme="minorHAnsi"/>
        </w:rPr>
        <w:t>Jee</w:t>
      </w:r>
      <w:proofErr w:type="spellEnd"/>
      <w:r w:rsidRPr="00AA59A5">
        <w:rPr>
          <w:rFonts w:cstheme="minorHAnsi"/>
        </w:rPr>
        <w:t xml:space="preserve">-Jeon Y. (2015). Sex-age-specific association of body mass index with all-cause mortality among 12.8 million Korean adults: a prospective cohort study, </w:t>
      </w:r>
      <w:r w:rsidRPr="00AA59A5">
        <w:rPr>
          <w:rStyle w:val="Emphasis"/>
          <w:rFonts w:cstheme="minorHAnsi"/>
        </w:rPr>
        <w:t>International Journal of Epidemiology</w:t>
      </w:r>
      <w:r w:rsidRPr="00455A4D">
        <w:rPr>
          <w:rFonts w:cstheme="minorHAnsi"/>
          <w:i/>
          <w:iCs/>
        </w:rPr>
        <w:t>, 44</w:t>
      </w:r>
      <w:r w:rsidRPr="00AA59A5">
        <w:rPr>
          <w:rFonts w:cstheme="minorHAnsi"/>
        </w:rPr>
        <w:t xml:space="preserve">(5), 1696–1705. </w:t>
      </w:r>
      <w:r w:rsidRPr="003D66A1">
        <w:rPr>
          <w:rFonts w:cstheme="minorHAnsi"/>
        </w:rPr>
        <w:t>https://doi.org/10.1093/ije/dyv138</w:t>
      </w:r>
    </w:p>
    <w:p w14:paraId="0B371F40" w14:textId="30BFBF54" w:rsidR="00DB36EC" w:rsidRPr="005A56B8" w:rsidRDefault="00DB36EC" w:rsidP="00DD0896">
      <w:pPr>
        <w:pStyle w:val="Literaturliste"/>
      </w:pPr>
      <w:r w:rsidRPr="005A56B8">
        <w:lastRenderedPageBreak/>
        <w:t xml:space="preserve">Stasinopoulos M. D., Rigby, R. A., </w:t>
      </w:r>
      <w:proofErr w:type="spellStart"/>
      <w:r w:rsidRPr="005A56B8">
        <w:t>Voudouris</w:t>
      </w:r>
      <w:proofErr w:type="spellEnd"/>
      <w:r w:rsidRPr="005A56B8">
        <w:t xml:space="preserve">, V., </w:t>
      </w:r>
      <w:proofErr w:type="spellStart"/>
      <w:r w:rsidRPr="005A56B8">
        <w:t>Akantziliotou</w:t>
      </w:r>
      <w:proofErr w:type="spellEnd"/>
      <w:r w:rsidRPr="005A56B8">
        <w:t xml:space="preserve">, C., </w:t>
      </w:r>
      <w:proofErr w:type="spellStart"/>
      <w:r w:rsidRPr="005A56B8">
        <w:t>Enea</w:t>
      </w:r>
      <w:proofErr w:type="spellEnd"/>
      <w:r w:rsidRPr="005A56B8">
        <w:t xml:space="preserve">, M. &amp; </w:t>
      </w:r>
      <w:proofErr w:type="spellStart"/>
      <w:r w:rsidRPr="005A56B8">
        <w:t>Kiose</w:t>
      </w:r>
      <w:proofErr w:type="spellEnd"/>
      <w:r w:rsidRPr="005A56B8">
        <w:t xml:space="preserve">, D. (2018). </w:t>
      </w:r>
      <w:proofErr w:type="spellStart"/>
      <w:r w:rsidR="003D7F2F" w:rsidRPr="003D7F2F">
        <w:t>gamlss</w:t>
      </w:r>
      <w:proofErr w:type="spellEnd"/>
      <w:r w:rsidR="003D7F2F" w:rsidRPr="003D7F2F">
        <w:t xml:space="preserve">: </w:t>
      </w:r>
      <w:proofErr w:type="spellStart"/>
      <w:r w:rsidR="003D7F2F" w:rsidRPr="003D7F2F">
        <w:t>Generalised</w:t>
      </w:r>
      <w:proofErr w:type="spellEnd"/>
      <w:r w:rsidR="003D7F2F" w:rsidRPr="003D7F2F">
        <w:t xml:space="preserve"> Additive Models for Location Scale and Shape</w:t>
      </w:r>
      <w:r w:rsidRPr="005A56B8">
        <w:t xml:space="preserve">. </w:t>
      </w:r>
      <w:r w:rsidR="001A356D" w:rsidRPr="00455A4D">
        <w:rPr>
          <w:rFonts w:cstheme="minorHAnsi"/>
          <w:i/>
          <w:iCs/>
        </w:rPr>
        <w:t>The Comprehensive R Network.</w:t>
      </w:r>
      <w:r w:rsidR="001A356D" w:rsidRPr="00BD4839">
        <w:rPr>
          <w:rFonts w:cstheme="minorHAnsi"/>
        </w:rPr>
        <w:t xml:space="preserve"> </w:t>
      </w:r>
      <w:r w:rsidR="003D7F2F" w:rsidRPr="003D7F2F">
        <w:t>https://cran.r-</w:t>
      </w:r>
      <w:r w:rsidR="007675DB">
        <w:t>p</w:t>
      </w:r>
      <w:r w:rsidR="003D7F2F" w:rsidRPr="003D7F2F">
        <w:t>roject.org/web/packages/gamlss/index.html</w:t>
      </w:r>
    </w:p>
    <w:p w14:paraId="633F808A" w14:textId="77777777" w:rsidR="00DB36EC" w:rsidRPr="00AA59A5" w:rsidRDefault="00DB36EC" w:rsidP="00DD0896">
      <w:pPr>
        <w:pStyle w:val="Literaturliste"/>
        <w:rPr>
          <w:rStyle w:val="Hyperlink"/>
          <w:rFonts w:cstheme="minorHAnsi"/>
        </w:rPr>
      </w:pPr>
      <w:r w:rsidRPr="00AA59A5">
        <w:rPr>
          <w:rFonts w:cstheme="minorHAnsi"/>
        </w:rPr>
        <w:t xml:space="preserve">Wechsler, D. (1939). </w:t>
      </w:r>
      <w:r w:rsidRPr="00AA59A5">
        <w:rPr>
          <w:rStyle w:val="Emphasis"/>
          <w:rFonts w:cstheme="minorHAnsi"/>
        </w:rPr>
        <w:t>The measurement of adult intelligence.</w:t>
      </w:r>
      <w:r w:rsidRPr="00AA59A5">
        <w:rPr>
          <w:rFonts w:cstheme="minorHAnsi"/>
        </w:rPr>
        <w:t xml:space="preserve"> Williams &amp; Wilkins Co. https://doi.org/10.1037/10020-000</w:t>
      </w:r>
    </w:p>
    <w:p w14:paraId="16332BB7" w14:textId="3E671BD0" w:rsidR="00DB36EC" w:rsidRPr="00AA59A5" w:rsidRDefault="00DB36EC" w:rsidP="00DD0896">
      <w:pPr>
        <w:pStyle w:val="Literaturliste"/>
        <w:rPr>
          <w:rStyle w:val="Hyperlink"/>
          <w:rFonts w:cstheme="minorHAnsi"/>
        </w:rPr>
      </w:pPr>
      <w:r w:rsidRPr="00AA59A5">
        <w:rPr>
          <w:rFonts w:cstheme="minorHAnsi"/>
        </w:rPr>
        <w:t xml:space="preserve">Wechsler, D. (2008). </w:t>
      </w:r>
      <w:r w:rsidRPr="00455A4D">
        <w:rPr>
          <w:rFonts w:cstheme="minorHAnsi"/>
          <w:i/>
          <w:iCs/>
        </w:rPr>
        <w:t>WAIS-IV Technical and interpretive manual</w:t>
      </w:r>
      <w:r w:rsidRPr="00AA59A5">
        <w:rPr>
          <w:rFonts w:cstheme="minorHAnsi"/>
        </w:rPr>
        <w:t>. Pearson.</w:t>
      </w:r>
    </w:p>
    <w:p w14:paraId="4420CF71" w14:textId="2A395EAC" w:rsidR="00DB36EC" w:rsidRPr="00AA59A5" w:rsidRDefault="00DB36EC" w:rsidP="00DD0896">
      <w:pPr>
        <w:pStyle w:val="Literaturliste"/>
        <w:rPr>
          <w:rStyle w:val="Hyperlink"/>
          <w:rFonts w:cstheme="minorHAnsi"/>
        </w:rPr>
      </w:pPr>
      <w:r w:rsidRPr="00AA59A5">
        <w:rPr>
          <w:rFonts w:cstheme="minorHAnsi"/>
        </w:rPr>
        <w:t xml:space="preserve">Wechsler, D. (2014). </w:t>
      </w:r>
      <w:r w:rsidRPr="00455A4D">
        <w:rPr>
          <w:rFonts w:cstheme="minorHAnsi"/>
          <w:i/>
          <w:iCs/>
        </w:rPr>
        <w:t>WISC-V Technical and interpretive manual.</w:t>
      </w:r>
      <w:r w:rsidRPr="00AA59A5">
        <w:rPr>
          <w:rFonts w:cstheme="minorHAnsi"/>
        </w:rPr>
        <w:t xml:space="preserve"> Pearson.</w:t>
      </w:r>
    </w:p>
    <w:p w14:paraId="09E1E42D" w14:textId="30676915" w:rsidR="001B4169" w:rsidRDefault="00DB36EC" w:rsidP="00DD0896">
      <w:pPr>
        <w:pStyle w:val="Literaturliste"/>
        <w:rPr>
          <w:b/>
        </w:rPr>
      </w:pPr>
      <w:r w:rsidRPr="00AA59A5">
        <w:rPr>
          <w:rFonts w:cstheme="minorHAnsi"/>
        </w:rPr>
        <w:t xml:space="preserve">Zachary, R. A., &amp; Gorsuch, R. L. (1985). Continuous norming: Implications for the WAIS-R. </w:t>
      </w:r>
      <w:r w:rsidRPr="00455A4D">
        <w:rPr>
          <w:rFonts w:cstheme="minorHAnsi"/>
          <w:i/>
          <w:iCs/>
        </w:rPr>
        <w:t>Journal of Clinical Psychology, 41</w:t>
      </w:r>
      <w:r w:rsidRPr="00AA59A5">
        <w:rPr>
          <w:rFonts w:cstheme="minorHAnsi"/>
        </w:rPr>
        <w:t>(1), 86–94.</w:t>
      </w:r>
      <w:r w:rsidR="001B4169">
        <w:rPr>
          <w:b/>
        </w:rPr>
        <w:br w:type="page"/>
      </w:r>
    </w:p>
    <w:p w14:paraId="787E9A2A" w14:textId="0BFCBE02" w:rsidR="001B4169" w:rsidRPr="00EB729F" w:rsidRDefault="001B4169" w:rsidP="00913A38">
      <w:pPr>
        <w:pStyle w:val="Heading1"/>
        <w:rPr>
          <w:lang w:eastAsia="en-GB"/>
        </w:rPr>
      </w:pPr>
      <w:r w:rsidRPr="00EB729F">
        <w:rPr>
          <w:lang w:eastAsia="en-GB"/>
        </w:rPr>
        <w:lastRenderedPageBreak/>
        <w:t>Figure Caption</w:t>
      </w:r>
      <w:r>
        <w:rPr>
          <w:lang w:eastAsia="en-GB"/>
        </w:rPr>
        <w:t>s</w:t>
      </w:r>
    </w:p>
    <w:p w14:paraId="2BED3392" w14:textId="624994D1" w:rsidR="001B4169" w:rsidRPr="00E2238E" w:rsidRDefault="001B4169" w:rsidP="001B4169">
      <w:pPr>
        <w:rPr>
          <w:lang w:eastAsia="en-GB"/>
        </w:rPr>
      </w:pPr>
      <w:r w:rsidRPr="00913A38">
        <w:rPr>
          <w:b/>
          <w:bCs/>
          <w:i/>
          <w:iCs/>
          <w:lang w:eastAsia="en-GB"/>
        </w:rPr>
        <w:t>Figure 1.</w:t>
      </w:r>
      <w:r w:rsidRPr="00B22E9D">
        <w:rPr>
          <w:lang w:eastAsia="en-GB"/>
        </w:rPr>
        <w:t xml:space="preserve"> </w:t>
      </w:r>
      <w:r w:rsidR="00306974">
        <w:t xml:space="preserve">Population model: The mean cognitive ability increases across the six age cohorts. </w:t>
      </w:r>
      <w:r w:rsidR="00306974" w:rsidRPr="00306974">
        <w:t>The black solid line represents the population mean.</w:t>
      </w:r>
      <w:r w:rsidR="00306974">
        <w:t xml:space="preserve"> The black dotted lines represent level 1, 2 and 3 of SV</w:t>
      </w:r>
      <w:r w:rsidR="00306974" w:rsidRPr="00E2238E">
        <w:rPr>
          <w:vertAlign w:val="subscript"/>
        </w:rPr>
        <w:t>1</w:t>
      </w:r>
      <w:r w:rsidR="00306974">
        <w:t xml:space="preserve">, that is, the SV with the largest effect on the cognitive ability. The grey lines represent the 27 </w:t>
      </w:r>
      <w:r w:rsidR="00462D78">
        <w:t>strata</w:t>
      </w:r>
      <w:r w:rsidR="00306974">
        <w:t xml:space="preserve"> with </w:t>
      </w:r>
      <w:r w:rsidR="00462D78">
        <w:t>stratum</w:t>
      </w:r>
      <w:r w:rsidR="00E2238E" w:rsidRPr="00A24A0D">
        <w:rPr>
          <w:vertAlign w:val="subscript"/>
        </w:rPr>
        <w:t>1_1_</w:t>
      </w:r>
      <w:proofErr w:type="gramStart"/>
      <w:r w:rsidR="00E2238E" w:rsidRPr="00A24A0D">
        <w:rPr>
          <w:vertAlign w:val="subscript"/>
        </w:rPr>
        <w:t>1</w:t>
      </w:r>
      <w:r w:rsidR="00E2238E">
        <w:t xml:space="preserve"> </w:t>
      </w:r>
      <w:r w:rsidR="00306974">
        <w:t xml:space="preserve"> </w:t>
      </w:r>
      <w:r w:rsidR="00E2238E">
        <w:t>being</w:t>
      </w:r>
      <w:proofErr w:type="gramEnd"/>
      <w:r w:rsidR="00E2238E">
        <w:t xml:space="preserve"> the best-performing group and </w:t>
      </w:r>
      <w:r w:rsidR="00462D78">
        <w:t>stratum</w:t>
      </w:r>
      <w:r w:rsidR="00E2238E">
        <w:rPr>
          <w:vertAlign w:val="subscript"/>
        </w:rPr>
        <w:t>3</w:t>
      </w:r>
      <w:r w:rsidR="00E2238E" w:rsidRPr="00A24A0D">
        <w:rPr>
          <w:vertAlign w:val="subscript"/>
        </w:rPr>
        <w:t>_</w:t>
      </w:r>
      <w:r w:rsidR="00E2238E">
        <w:rPr>
          <w:vertAlign w:val="subscript"/>
        </w:rPr>
        <w:t>3</w:t>
      </w:r>
      <w:r w:rsidR="00E2238E" w:rsidRPr="00A24A0D">
        <w:rPr>
          <w:vertAlign w:val="subscript"/>
        </w:rPr>
        <w:t>_</w:t>
      </w:r>
      <w:r w:rsidR="00E2238E">
        <w:rPr>
          <w:vertAlign w:val="subscript"/>
        </w:rPr>
        <w:t>3</w:t>
      </w:r>
      <w:r w:rsidR="00E2238E">
        <w:t xml:space="preserve"> showing the lowest performance.</w:t>
      </w:r>
    </w:p>
    <w:p w14:paraId="7502AE07" w14:textId="0B888E3C" w:rsidR="001B4169" w:rsidRPr="00B22E9D" w:rsidRDefault="001B4169" w:rsidP="001B4169">
      <w:r w:rsidRPr="00913A38">
        <w:rPr>
          <w:b/>
          <w:bCs/>
          <w:i/>
          <w:iCs/>
        </w:rPr>
        <w:t>Figure 2.</w:t>
      </w:r>
      <w:r w:rsidRPr="00B22E9D">
        <w:t xml:space="preserve"> </w:t>
      </w:r>
      <w:r w:rsidR="00913A38" w:rsidRPr="00913A38">
        <w:rPr>
          <w:i/>
          <w:iCs/>
        </w:rPr>
        <w:t>RMSE</w:t>
      </w:r>
      <w:r w:rsidR="00913A38" w:rsidRPr="00913A38">
        <w:t xml:space="preserve"> </w:t>
      </w:r>
      <w:r w:rsidR="00936E74">
        <w:t>under</w:t>
      </w:r>
      <w:r w:rsidR="00913A38" w:rsidRPr="00913A38">
        <w:t xml:space="preserve"> different sampling conditions with (WCN) or without (SCN) weighting. The grey rectangles represent 95% confidence intervals.</w:t>
      </w:r>
    </w:p>
    <w:p w14:paraId="7FEF1749" w14:textId="616D8FE0" w:rsidR="001B4169" w:rsidRPr="00B22E9D" w:rsidRDefault="001B4169" w:rsidP="001B4169">
      <w:r w:rsidRPr="00913A38">
        <w:rPr>
          <w:b/>
          <w:bCs/>
          <w:i/>
          <w:iCs/>
        </w:rPr>
        <w:t xml:space="preserve">Figure 3. </w:t>
      </w:r>
      <w:r w:rsidR="00913A38">
        <w:rPr>
          <w:i/>
        </w:rPr>
        <w:t>MSD</w:t>
      </w:r>
      <w:r w:rsidR="00913A38">
        <w:t xml:space="preserve"> </w:t>
      </w:r>
      <w:r w:rsidR="00936E74">
        <w:t>under</w:t>
      </w:r>
      <w:r w:rsidR="00913A38">
        <w:t xml:space="preserve"> different sampling conditions with (WCN) or without (SCN) weighting</w:t>
      </w:r>
      <w:r w:rsidR="00913A38" w:rsidRPr="00FC6145">
        <w:t>.</w:t>
      </w:r>
      <w:r w:rsidR="00913A38">
        <w:t xml:space="preserve"> The grey rectangles represent 95% confidence intervals.</w:t>
      </w:r>
    </w:p>
    <w:p w14:paraId="125D4F65" w14:textId="4B078971" w:rsidR="001B4169" w:rsidRPr="00B22E9D" w:rsidRDefault="001B4169" w:rsidP="001B4169">
      <w:pPr>
        <w:rPr>
          <w:lang w:eastAsia="en-GB"/>
        </w:rPr>
      </w:pPr>
      <w:r w:rsidRPr="00936E74">
        <w:rPr>
          <w:rStyle w:val="Heading3Char"/>
        </w:rPr>
        <w:t xml:space="preserve">Figure 4. </w:t>
      </w:r>
      <w:r w:rsidR="00903197" w:rsidRPr="00936E74">
        <w:rPr>
          <w:i/>
        </w:rPr>
        <w:t>RMSE</w:t>
      </w:r>
      <w:r w:rsidR="00903197">
        <w:t xml:space="preserve"> under different sampling conditions with (WCN) or without (SCN) weighting as a function of person location</w:t>
      </w:r>
      <w:r w:rsidR="00903197" w:rsidRPr="00FC6145">
        <w:t>.</w:t>
      </w:r>
      <w:r w:rsidR="00903197">
        <w:t xml:space="preserve"> The dotted grey line represents SCN with unbiased norm samples (benchmark).</w:t>
      </w:r>
    </w:p>
    <w:p w14:paraId="5F0E5FB5" w14:textId="3B334A00" w:rsidR="0091596B" w:rsidRPr="00F61F94" w:rsidRDefault="001B4169" w:rsidP="0091596B">
      <w:pPr>
        <w:rPr>
          <w:b/>
        </w:rPr>
      </w:pPr>
      <w:r w:rsidRPr="00903197">
        <w:rPr>
          <w:rStyle w:val="Heading3Char"/>
        </w:rPr>
        <w:t>Figure 5.</w:t>
      </w:r>
      <w:r w:rsidR="001456DA">
        <w:rPr>
          <w:lang w:eastAsia="en-GB"/>
        </w:rPr>
        <w:t xml:space="preserve"> </w:t>
      </w:r>
      <w:r w:rsidR="00903197">
        <w:rPr>
          <w:i/>
        </w:rPr>
        <w:t>MSD</w:t>
      </w:r>
      <w:r w:rsidR="00903197">
        <w:t xml:space="preserve"> under different sampling conditions with (WCN) or without (SCN) weighting as a function of person location</w:t>
      </w:r>
      <w:r w:rsidR="00903197" w:rsidRPr="00FC6145">
        <w:t>.</w:t>
      </w:r>
      <w:r w:rsidR="00903197">
        <w:t xml:space="preserve"> The dotted grey line represents SCN with unbiased norm samples (benchmark).</w:t>
      </w:r>
    </w:p>
    <w:sectPr w:rsidR="0091596B" w:rsidRPr="00F61F94" w:rsidSect="00C532E8">
      <w:type w:val="continuous"/>
      <w:pgSz w:w="11907" w:h="16840" w:code="9"/>
      <w:pgMar w:top="1440" w:right="1440" w:bottom="1440" w:left="1440" w:header="709" w:footer="170" w:gutter="0"/>
      <w:lnNumType w:countBy="1" w:restart="continuous"/>
      <w:cols w:space="397"/>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David Herzberg" w:date="2022-05-04T13:54:00Z" w:initials="DH">
    <w:p w14:paraId="6889BCC4" w14:textId="7BFE594D" w:rsidR="00495D17" w:rsidRDefault="00495D17">
      <w:pPr>
        <w:pStyle w:val="CommentText"/>
      </w:pPr>
      <w:r>
        <w:rPr>
          <w:rStyle w:val="CommentReference"/>
        </w:rPr>
        <w:annotationRef/>
      </w:r>
      <w:r>
        <w:t>My suggestion is that we use “normative” instead of “norm” as a modifier, throughout.</w:t>
      </w:r>
    </w:p>
  </w:comment>
  <w:comment w:id="56" w:author="David Herzberg" w:date="2022-05-04T15:52:00Z" w:initials="DH">
    <w:p w14:paraId="33C40C2D" w14:textId="2D417499" w:rsidR="00D73053" w:rsidRDefault="00D73053">
      <w:pPr>
        <w:pStyle w:val="CommentText"/>
      </w:pPr>
      <w:r>
        <w:rPr>
          <w:rStyle w:val="CommentReference"/>
        </w:rPr>
        <w:annotationRef/>
      </w:r>
      <w:r>
        <w:t>Can we find a more recent reference to support this point?</w:t>
      </w:r>
    </w:p>
  </w:comment>
  <w:comment w:id="57" w:author="David Herzberg" w:date="2022-05-10T14:27:00Z" w:initials="DH">
    <w:p w14:paraId="595D4E9B" w14:textId="4AD9C4B6" w:rsidR="00AB14F9" w:rsidRDefault="00AB14F9">
      <w:pPr>
        <w:pStyle w:val="CommentText"/>
      </w:pPr>
      <w:r>
        <w:rPr>
          <w:rStyle w:val="CommentReference"/>
        </w:rPr>
        <w:annotationRef/>
      </w:r>
      <w:r w:rsidR="00DE0F40">
        <w:t>This equation not completely clear to me.</w:t>
      </w:r>
    </w:p>
  </w:comment>
  <w:comment w:id="58" w:author="David Herzberg" w:date="2022-05-04T16:55:00Z" w:initials="DH">
    <w:p w14:paraId="666F2058" w14:textId="077C06A0" w:rsidR="006A3780" w:rsidRDefault="006A3780">
      <w:pPr>
        <w:pStyle w:val="CommentText"/>
      </w:pPr>
      <w:r>
        <w:rPr>
          <w:rStyle w:val="CommentReference"/>
        </w:rPr>
        <w:annotationRef/>
      </w:r>
      <w:r>
        <w:t>Suggest presenting the six sampling scenarios in tabular, as opposed to narrative, format</w:t>
      </w:r>
    </w:p>
  </w:comment>
  <w:comment w:id="59" w:author="David Herzberg" w:date="2022-05-04T17:00:00Z" w:initials="DH">
    <w:p w14:paraId="5C51C492" w14:textId="77777777" w:rsidR="008A1B48" w:rsidRDefault="008A1B48">
      <w:pPr>
        <w:pStyle w:val="CommentText"/>
      </w:pPr>
      <w:r>
        <w:rPr>
          <w:rStyle w:val="CommentReference"/>
        </w:rPr>
        <w:annotationRef/>
      </w:r>
      <w:r>
        <w:t>Need a clearer definition of “bias” as used in this context</w:t>
      </w:r>
    </w:p>
    <w:p w14:paraId="31953D3A" w14:textId="68ECB7BD" w:rsidR="008A1B48" w:rsidRDefault="008A1B48" w:rsidP="008A1B48">
      <w:pPr>
        <w:pStyle w:val="CommentText"/>
        <w:ind w:firstLine="0"/>
      </w:pPr>
    </w:p>
  </w:comment>
  <w:comment w:id="61" w:author="David Herzberg" w:date="2022-05-11T13:24:00Z" w:initials="DH">
    <w:p w14:paraId="0C309CF9" w14:textId="45795B3F" w:rsidR="005A5AA2" w:rsidRDefault="005A5AA2">
      <w:pPr>
        <w:pStyle w:val="CommentText"/>
      </w:pPr>
      <w:r>
        <w:rPr>
          <w:rStyle w:val="CommentReference"/>
        </w:rPr>
        <w:annotationRef/>
      </w:r>
      <w:r w:rsidR="00A92DA0">
        <w:t>T</w:t>
      </w:r>
      <w:r>
        <w:t>hi</w:t>
      </w:r>
      <w:r w:rsidR="00A92DA0">
        <w:t>s is too vague to be part of a hypothesis; suggest simply reviewing findings post-hoc in results or discussion</w:t>
      </w:r>
    </w:p>
  </w:comment>
  <w:comment w:id="63" w:author="David Herzberg" w:date="2022-05-11T13:25:00Z" w:initials="DH">
    <w:p w14:paraId="1FA998A1" w14:textId="7A7C5BC1" w:rsidR="00CE3348" w:rsidRDefault="00CE3348">
      <w:pPr>
        <w:pStyle w:val="CommentText"/>
      </w:pPr>
      <w:r>
        <w:rPr>
          <w:rStyle w:val="CommentReference"/>
        </w:rPr>
        <w:annotationRef/>
      </w:r>
      <w:r>
        <w:t>Unclear what this means</w:t>
      </w:r>
    </w:p>
  </w:comment>
  <w:comment w:id="64" w:author="David Herzberg" w:date="2022-05-11T14:20:00Z" w:initials="DH">
    <w:p w14:paraId="51A39CCD" w14:textId="09AF82AF" w:rsidR="001118AB" w:rsidRDefault="001118AB">
      <w:pPr>
        <w:pStyle w:val="CommentText"/>
      </w:pPr>
      <w:r>
        <w:rPr>
          <w:rStyle w:val="CommentReference"/>
        </w:rPr>
        <w:annotationRef/>
      </w:r>
      <w:r w:rsidR="00842876">
        <w:t>Population and two levels of sampling?</w:t>
      </w:r>
    </w:p>
  </w:comment>
  <w:comment w:id="65" w:author="David Herzberg" w:date="2022-05-11T13:31:00Z" w:initials="DH">
    <w:p w14:paraId="16E580AA" w14:textId="44F7CED5" w:rsidR="00DD24BA" w:rsidRDefault="00DD24BA">
      <w:pPr>
        <w:pStyle w:val="CommentText"/>
      </w:pPr>
      <w:r>
        <w:rPr>
          <w:rStyle w:val="CommentReference"/>
        </w:rPr>
        <w:annotationRef/>
      </w:r>
      <w:r>
        <w:t>In what way?</w:t>
      </w:r>
    </w:p>
  </w:comment>
  <w:comment w:id="66" w:author="David Herzberg" w:date="2022-05-11T14:19:00Z" w:initials="DH">
    <w:p w14:paraId="21747C6E" w14:textId="4146F8FF" w:rsidR="005527B3" w:rsidRDefault="005527B3">
      <w:pPr>
        <w:pStyle w:val="CommentText"/>
      </w:pPr>
      <w:r>
        <w:rPr>
          <w:rStyle w:val="CommentReference"/>
        </w:rPr>
        <w:annotationRef/>
      </w:r>
      <w:r>
        <w:t>How many times?</w:t>
      </w:r>
    </w:p>
  </w:comment>
  <w:comment w:id="67" w:author="David Herzberg" w:date="2022-05-05T09:41:00Z" w:initials="DH">
    <w:p w14:paraId="6CC36529" w14:textId="42CDF28E" w:rsidR="005A36A7" w:rsidRDefault="005A36A7">
      <w:pPr>
        <w:pStyle w:val="CommentText"/>
      </w:pPr>
      <w:r>
        <w:rPr>
          <w:rStyle w:val="CommentReference"/>
        </w:rPr>
        <w:annotationRef/>
      </w:r>
      <w:r w:rsidR="00730A41">
        <w:t xml:space="preserve">State this concept more clearly “that </w:t>
      </w:r>
      <w:proofErr w:type="gramStart"/>
      <w:r w:rsidR="00730A41">
        <w:t>is,  . . .</w:t>
      </w:r>
      <w:proofErr w:type="gramEnd"/>
      <w:r w:rsidR="00730A41">
        <w:t>”</w:t>
      </w:r>
    </w:p>
  </w:comment>
  <w:comment w:id="68" w:author="David Herzberg" w:date="2022-05-12T08:34:00Z" w:initials="DH">
    <w:p w14:paraId="364B4841" w14:textId="1C93E490" w:rsidR="00BC1FF6" w:rsidRDefault="00BC1FF6">
      <w:pPr>
        <w:pStyle w:val="CommentText"/>
      </w:pPr>
      <w:r>
        <w:rPr>
          <w:rStyle w:val="CommentReference"/>
        </w:rPr>
        <w:annotationRef/>
      </w:r>
      <w:proofErr w:type="spellStart"/>
      <w:r w:rsidR="001248B7">
        <w:t>IQweighted</w:t>
      </w:r>
      <w:proofErr w:type="spellEnd"/>
      <w:r w:rsidR="001248B7">
        <w:t xml:space="preserve"> vs </w:t>
      </w:r>
      <w:proofErr w:type="spellStart"/>
      <w:r w:rsidR="001248B7">
        <w:t>IQunweighted</w:t>
      </w:r>
      <w:proofErr w:type="spellEnd"/>
      <w:r w:rsidR="001248B7">
        <w:t>/</w:t>
      </w:r>
      <w:proofErr w:type="spellStart"/>
      <w:r w:rsidR="001248B7">
        <w:t>IQstandard</w:t>
      </w:r>
      <w:proofErr w:type="spellEnd"/>
      <w:r w:rsidR="001248B7">
        <w:t>?</w:t>
      </w:r>
    </w:p>
  </w:comment>
  <w:comment w:id="69" w:author="David Herzberg" w:date="2022-05-05T09:47:00Z" w:initials="DH">
    <w:p w14:paraId="766A2697" w14:textId="29138D25" w:rsidR="006005BD" w:rsidRDefault="006005BD" w:rsidP="006005BD">
      <w:pPr>
        <w:pStyle w:val="CommentText"/>
      </w:pPr>
      <w:r>
        <w:rPr>
          <w:rStyle w:val="CommentReference"/>
        </w:rPr>
        <w:annotationRef/>
      </w:r>
      <w:r>
        <w:t>Presumably this was a simulated population – what was the size?</w:t>
      </w:r>
      <w:r w:rsidR="002F3B90">
        <w:t xml:space="preserve"> And are we referring her</w:t>
      </w:r>
      <w:r w:rsidR="00655F3A">
        <w:t>e</w:t>
      </w:r>
      <w:r w:rsidR="002F3B90">
        <w:t xml:space="preserve"> to the original reference population or the population sample?</w:t>
      </w:r>
    </w:p>
  </w:comment>
  <w:comment w:id="70" w:author="David Herzberg" w:date="2022-05-12T16:13:00Z" w:initials="DH">
    <w:p w14:paraId="7E8F46F2" w14:textId="72118F12" w:rsidR="002E2FA7" w:rsidRDefault="002E2FA7">
      <w:pPr>
        <w:pStyle w:val="CommentText"/>
      </w:pPr>
      <w:r>
        <w:rPr>
          <w:rStyle w:val="CommentReference"/>
        </w:rPr>
        <w:annotationRef/>
      </w:r>
      <w:r w:rsidR="00655F3A">
        <w:t>But I see below that specifically we represented ages birth – 5.11, is that correct?</w:t>
      </w:r>
    </w:p>
  </w:comment>
  <w:comment w:id="71" w:author="David Herzberg" w:date="2022-05-05T10:45:00Z" w:initials="DH">
    <w:p w14:paraId="748EB642" w14:textId="0CCA1FF7" w:rsidR="0034246A" w:rsidRDefault="004F334B" w:rsidP="0034246A">
      <w:pPr>
        <w:pStyle w:val="CommentText"/>
      </w:pPr>
      <w:r>
        <w:rPr>
          <w:rStyle w:val="CommentReference"/>
        </w:rPr>
        <w:annotationRef/>
      </w:r>
      <w:r w:rsidR="00F45334">
        <w:t>I think we need to give these at least placeholder names. It will make the manuscript more</w:t>
      </w:r>
      <w:r w:rsidR="0034246A">
        <w:t xml:space="preserve"> readable. Let’s name the levels as well. Right </w:t>
      </w:r>
      <w:proofErr w:type="gramStart"/>
      <w:r w:rsidR="0034246A">
        <w:t>now</w:t>
      </w:r>
      <w:proofErr w:type="gramEnd"/>
      <w:r w:rsidR="0034246A">
        <w:t xml:space="preserve"> it’s cryptic, and that makes it harder to follow.</w:t>
      </w:r>
    </w:p>
  </w:comment>
  <w:comment w:id="73" w:author="David Herzberg" w:date="2022-05-12T08:47:00Z" w:initials="DH">
    <w:p w14:paraId="67FE13DC" w14:textId="60FA6C26" w:rsidR="009B56F9" w:rsidRDefault="009B56F9">
      <w:pPr>
        <w:pStyle w:val="CommentText"/>
      </w:pPr>
      <w:r>
        <w:rPr>
          <w:rStyle w:val="CommentReference"/>
        </w:rPr>
        <w:annotationRef/>
      </w:r>
      <w:r w:rsidR="00806CF3">
        <w:t>Does mean performance mean “level of the latent ability” or “simulated raw score on the test”?</w:t>
      </w:r>
    </w:p>
  </w:comment>
  <w:comment w:id="72" w:author="David Herzberg" w:date="2022-05-05T14:51:00Z" w:initials="DH">
    <w:p w14:paraId="79A0B811" w14:textId="0136FA64" w:rsidR="004611F1" w:rsidRDefault="004611F1">
      <w:pPr>
        <w:pStyle w:val="CommentText"/>
      </w:pPr>
      <w:r>
        <w:rPr>
          <w:rStyle w:val="CommentReference"/>
        </w:rPr>
        <w:annotationRef/>
      </w:r>
      <w:r>
        <w:t xml:space="preserve">From this it seems that SV level is confounded with </w:t>
      </w:r>
      <w:r w:rsidR="004A1D44">
        <w:t>level of performance on the cognitive measure.</w:t>
      </w:r>
    </w:p>
  </w:comment>
  <w:comment w:id="74" w:author="David Herzberg" w:date="2022-05-12T08:59:00Z" w:initials="DH">
    <w:p w14:paraId="6D13854A" w14:textId="53BA707F" w:rsidR="00B678A6" w:rsidRDefault="00B678A6">
      <w:pPr>
        <w:pStyle w:val="CommentText"/>
      </w:pPr>
      <w:r>
        <w:rPr>
          <w:rStyle w:val="CommentReference"/>
        </w:rPr>
        <w:annotationRef/>
      </w:r>
      <w:r w:rsidR="00122862">
        <w:t>Not clear why this is 3 x 3 x 3. I see 3 SVs, each with 3 levels, so that’s only 3 x 3</w:t>
      </w:r>
      <w:r w:rsidR="00894E42">
        <w:t>, as in table 1.</w:t>
      </w:r>
    </w:p>
  </w:comment>
  <w:comment w:id="75" w:author="David Herzberg" w:date="2022-05-12T08:49:00Z" w:initials="DH">
    <w:p w14:paraId="0D3DB9B5" w14:textId="517573B6" w:rsidR="00F9431E" w:rsidRDefault="00F9431E">
      <w:pPr>
        <w:pStyle w:val="CommentText"/>
      </w:pPr>
      <w:r>
        <w:rPr>
          <w:rStyle w:val="CommentReference"/>
        </w:rPr>
        <w:annotationRef/>
      </w:r>
      <w:r w:rsidR="009E116D">
        <w:t>Need to be more precise here.  We need to clearly distinguish theta (the latent ability) from a test score.</w:t>
      </w:r>
    </w:p>
  </w:comment>
  <w:comment w:id="76" w:author="David Herzberg" w:date="2022-05-05T14:54:00Z" w:initials="DH">
    <w:p w14:paraId="7CA43AC3" w14:textId="7B3E224D" w:rsidR="007E5A7A" w:rsidRDefault="007E5A7A">
      <w:pPr>
        <w:pStyle w:val="CommentText"/>
      </w:pPr>
      <w:r>
        <w:rPr>
          <w:rStyle w:val="CommentReference"/>
        </w:rPr>
        <w:annotationRef/>
      </w:r>
      <w:r>
        <w:t>How is this equation derived?</w:t>
      </w:r>
      <w:r w:rsidR="005E0DB2">
        <w:t xml:space="preserve"> </w:t>
      </w:r>
    </w:p>
  </w:comment>
  <w:comment w:id="77" w:author="David Herzberg" w:date="2022-05-12T15:53:00Z" w:initials="DH">
    <w:p w14:paraId="19663FBA" w14:textId="7A73D862" w:rsidR="003170DA" w:rsidRPr="00007D93" w:rsidRDefault="003170DA">
      <w:pPr>
        <w:pStyle w:val="CommentText"/>
      </w:pPr>
      <w:r>
        <w:rPr>
          <w:rStyle w:val="CommentReference"/>
        </w:rPr>
        <w:annotationRef/>
      </w:r>
      <w:r w:rsidR="003C6D03">
        <w:t xml:space="preserve">Were these correlation magnitudes set </w:t>
      </w:r>
      <w:r w:rsidR="003C6D03">
        <w:rPr>
          <w:i/>
          <w:iCs/>
        </w:rPr>
        <w:t>a priori</w:t>
      </w:r>
      <w:r w:rsidR="00007D93">
        <w:t>, or are they somehow a consequence of Equation (1), as the text implies?</w:t>
      </w:r>
    </w:p>
  </w:comment>
  <w:comment w:id="78" w:author="David Herzberg" w:date="2022-05-12T15:55:00Z" w:initials="DH">
    <w:p w14:paraId="7AB957E0" w14:textId="2B2C96FF" w:rsidR="008321A7" w:rsidRDefault="008321A7">
      <w:pPr>
        <w:pStyle w:val="CommentText"/>
      </w:pPr>
      <w:r>
        <w:rPr>
          <w:rStyle w:val="CommentReference"/>
        </w:rPr>
        <w:annotationRef/>
      </w:r>
      <w:r>
        <w:t>Suggest labelling the age cohorts (</w:t>
      </w:r>
      <w:r w:rsidR="005E0DB2">
        <w:t>0-6</w:t>
      </w:r>
      <w:r>
        <w:t>) for readability.</w:t>
      </w:r>
    </w:p>
  </w:comment>
  <w:comment w:id="79" w:author="David Herzberg" w:date="2022-05-12T09:02:00Z" w:initials="DH">
    <w:p w14:paraId="7DCE00B4" w14:textId="19AA4045" w:rsidR="00115725" w:rsidRDefault="00115725">
      <w:pPr>
        <w:pStyle w:val="CommentText"/>
      </w:pPr>
      <w:r>
        <w:rPr>
          <w:rStyle w:val="CommentReference"/>
        </w:rPr>
        <w:annotationRef/>
      </w:r>
      <w:r w:rsidR="00D52943">
        <w:t>What does each of the stratum subscripts refer to?</w:t>
      </w:r>
    </w:p>
  </w:comment>
  <w:comment w:id="81" w:author="David Herzberg" w:date="2022-05-12T16:06:00Z" w:initials="DH">
    <w:p w14:paraId="2C5A9079" w14:textId="57C4BBA6" w:rsidR="00D30076" w:rsidRDefault="00D30076">
      <w:pPr>
        <w:pStyle w:val="CommentText"/>
      </w:pPr>
      <w:r>
        <w:rPr>
          <w:rStyle w:val="CommentReference"/>
        </w:rPr>
        <w:annotationRef/>
      </w:r>
      <w:r w:rsidR="001231A7">
        <w:t>I’m not sure what this means. From where do you derive a “coho</w:t>
      </w:r>
      <w:r w:rsidR="00E90314">
        <w:t>rt size” size of 4 million?</w:t>
      </w:r>
    </w:p>
  </w:comment>
  <w:comment w:id="82" w:author="David Herzberg" w:date="2022-05-12T16:08:00Z" w:initials="DH">
    <w:p w14:paraId="1B102E00" w14:textId="73EE4947" w:rsidR="006A55C8" w:rsidRDefault="006A55C8">
      <w:pPr>
        <w:pStyle w:val="CommentText"/>
      </w:pPr>
      <w:r>
        <w:rPr>
          <w:rStyle w:val="CommentReference"/>
        </w:rPr>
        <w:annotationRef/>
      </w:r>
      <w:r>
        <w:t>I think we need to say explicitly that the size of the population reference</w:t>
      </w:r>
      <w:r w:rsidR="009F79DF">
        <w:t xml:space="preserve"> sample was aligned to the US population for ages 0-6 (if that is in fact what was meant).</w:t>
      </w:r>
    </w:p>
  </w:comment>
  <w:comment w:id="83" w:author="David Herzberg" w:date="2022-05-05T15:07:00Z" w:initials="DH">
    <w:p w14:paraId="21FE4B96" w14:textId="01BF45F5" w:rsidR="00646EEA" w:rsidRDefault="00646EEA">
      <w:pPr>
        <w:pStyle w:val="CommentText"/>
      </w:pPr>
      <w:r>
        <w:rPr>
          <w:rStyle w:val="CommentReference"/>
        </w:rPr>
        <w:annotationRef/>
      </w:r>
      <w:r>
        <w:t>What is the separate definition of “whole performance range”?</w:t>
      </w:r>
    </w:p>
  </w:comment>
  <w:comment w:id="85" w:author="David Herzberg" w:date="2022-05-06T16:01:00Z" w:initials="DH">
    <w:p w14:paraId="3035D0AF" w14:textId="04B25207" w:rsidR="00FA7400" w:rsidRDefault="00FA7400">
      <w:pPr>
        <w:pStyle w:val="CommentText"/>
      </w:pPr>
      <w:r>
        <w:rPr>
          <w:rStyle w:val="CommentReference"/>
        </w:rPr>
        <w:annotationRef/>
      </w:r>
      <w:r>
        <w:t>Let’s add descriptive labels for the sampling conditions.</w:t>
      </w:r>
    </w:p>
  </w:comment>
  <w:comment w:id="86" w:author="David Herzberg" w:date="2022-05-06T16:16:00Z" w:initials="DH">
    <w:p w14:paraId="59FC24BE" w14:textId="054B9874" w:rsidR="00505C15" w:rsidRDefault="00505C15">
      <w:pPr>
        <w:pStyle w:val="CommentText"/>
      </w:pPr>
      <w:r>
        <w:rPr>
          <w:rStyle w:val="CommentReference"/>
        </w:rPr>
        <w:annotationRef/>
      </w:r>
      <w:r>
        <w:t>Sampling condition?</w:t>
      </w:r>
    </w:p>
  </w:comment>
  <w:comment w:id="87" w:author="David Herzberg" w:date="2022-05-09T13:07:00Z" w:initials="DH">
    <w:p w14:paraId="52FF9568" w14:textId="74EE6626" w:rsidR="004612D4" w:rsidRDefault="004612D4">
      <w:pPr>
        <w:pStyle w:val="CommentText"/>
      </w:pPr>
      <w:r>
        <w:rPr>
          <w:rStyle w:val="CommentReference"/>
        </w:rPr>
        <w:annotationRef/>
      </w:r>
      <w:r>
        <w:t>It’s getting hard to follow what “the benchmark” refer to.</w:t>
      </w:r>
    </w:p>
  </w:comment>
  <w:comment w:id="88" w:author="David Herzberg" w:date="2022-05-09T15:35:00Z" w:initials="DH">
    <w:p w14:paraId="4C744DA1" w14:textId="1998F1B6" w:rsidR="007112DF" w:rsidRDefault="007112DF">
      <w:pPr>
        <w:pStyle w:val="CommentText"/>
      </w:pPr>
      <w:r>
        <w:rPr>
          <w:rStyle w:val="CommentReference"/>
        </w:rPr>
        <w:annotationRef/>
      </w:r>
      <w:r>
        <w:t>We can use variants of these labels to make the narrative more readable.</w:t>
      </w:r>
    </w:p>
  </w:comment>
  <w:comment w:id="89" w:author="David Herzberg" w:date="2022-05-09T15:38:00Z" w:initials="DH">
    <w:p w14:paraId="1475F1D4" w14:textId="48B20908" w:rsidR="00C8251C" w:rsidRDefault="00C8251C">
      <w:pPr>
        <w:pStyle w:val="CommentText"/>
      </w:pPr>
      <w:r>
        <w:rPr>
          <w:rStyle w:val="CommentReference"/>
        </w:rPr>
        <w:annotationRef/>
      </w:r>
      <w:r>
        <w:t>Unclear jargon</w:t>
      </w:r>
    </w:p>
  </w:comment>
  <w:comment w:id="90" w:author="David Herzberg" w:date="2022-05-09T15:39:00Z" w:initials="DH">
    <w:p w14:paraId="3935830A" w14:textId="0E886538" w:rsidR="00C8251C" w:rsidRDefault="00C8251C">
      <w:pPr>
        <w:pStyle w:val="CommentText"/>
      </w:pPr>
      <w:r>
        <w:rPr>
          <w:rStyle w:val="CommentReference"/>
        </w:rPr>
        <w:annotationRef/>
      </w:r>
      <w:r w:rsidR="007779D8">
        <w:t>Unclear jargon</w:t>
      </w:r>
    </w:p>
  </w:comment>
  <w:comment w:id="92" w:author="David Herzberg" w:date="2022-05-09T15:51:00Z" w:initials="DH">
    <w:p w14:paraId="69381F64" w14:textId="315BBC97" w:rsidR="00D302DA" w:rsidRDefault="00D302DA">
      <w:pPr>
        <w:pStyle w:val="CommentText"/>
      </w:pPr>
      <w:r>
        <w:rPr>
          <w:rStyle w:val="CommentReference"/>
        </w:rPr>
        <w:annotationRef/>
      </w:r>
      <w:r>
        <w:t>Needs explanation</w:t>
      </w:r>
    </w:p>
  </w:comment>
  <w:comment w:id="93" w:author="David Herzberg" w:date="2022-05-09T15:58:00Z" w:initials="DH">
    <w:p w14:paraId="7C22CB43" w14:textId="3947913D" w:rsidR="00A86511" w:rsidRDefault="00A86511">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89BCC4" w15:done="0"/>
  <w15:commentEx w15:paraId="33C40C2D" w15:done="0"/>
  <w15:commentEx w15:paraId="595D4E9B" w15:done="0"/>
  <w15:commentEx w15:paraId="666F2058" w15:done="0"/>
  <w15:commentEx w15:paraId="31953D3A" w15:done="0"/>
  <w15:commentEx w15:paraId="0C309CF9" w15:done="0"/>
  <w15:commentEx w15:paraId="1FA998A1" w15:done="0"/>
  <w15:commentEx w15:paraId="51A39CCD" w15:done="0"/>
  <w15:commentEx w15:paraId="16E580AA" w15:done="0"/>
  <w15:commentEx w15:paraId="21747C6E" w15:done="0"/>
  <w15:commentEx w15:paraId="6CC36529" w15:done="0"/>
  <w15:commentEx w15:paraId="364B4841" w15:done="0"/>
  <w15:commentEx w15:paraId="766A2697" w15:done="0"/>
  <w15:commentEx w15:paraId="7E8F46F2" w15:done="0"/>
  <w15:commentEx w15:paraId="748EB642" w15:done="0"/>
  <w15:commentEx w15:paraId="67FE13DC" w15:done="0"/>
  <w15:commentEx w15:paraId="79A0B811" w15:done="0"/>
  <w15:commentEx w15:paraId="6D13854A" w15:done="0"/>
  <w15:commentEx w15:paraId="0D3DB9B5" w15:done="0"/>
  <w15:commentEx w15:paraId="7CA43AC3" w15:done="0"/>
  <w15:commentEx w15:paraId="19663FBA" w15:done="0"/>
  <w15:commentEx w15:paraId="7AB957E0" w15:done="0"/>
  <w15:commentEx w15:paraId="7DCE00B4" w15:done="0"/>
  <w15:commentEx w15:paraId="2C5A9079" w15:done="0"/>
  <w15:commentEx w15:paraId="1B102E00" w15:done="0"/>
  <w15:commentEx w15:paraId="21FE4B96" w15:done="0"/>
  <w15:commentEx w15:paraId="3035D0AF" w15:done="0"/>
  <w15:commentEx w15:paraId="59FC24BE" w15:done="0"/>
  <w15:commentEx w15:paraId="52FF9568" w15:done="0"/>
  <w15:commentEx w15:paraId="4C744DA1" w15:done="0"/>
  <w15:commentEx w15:paraId="1475F1D4" w15:done="0"/>
  <w15:commentEx w15:paraId="3935830A" w15:done="0"/>
  <w15:commentEx w15:paraId="69381F64" w15:done="0"/>
  <w15:commentEx w15:paraId="7C22CB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D0402" w16cex:dateUtc="2022-05-04T20:54:00Z"/>
  <w16cex:commentExtensible w16cex:durableId="261D1FA2" w16cex:dateUtc="2022-05-04T22:52:00Z"/>
  <w16cex:commentExtensible w16cex:durableId="2624F4C9" w16cex:dateUtc="2022-05-10T21:27:00Z"/>
  <w16cex:commentExtensible w16cex:durableId="261D2E74" w16cex:dateUtc="2022-05-04T23:55:00Z"/>
  <w16cex:commentExtensible w16cex:durableId="261D2F9D" w16cex:dateUtc="2022-05-05T00:00:00Z"/>
  <w16cex:commentExtensible w16cex:durableId="2626377A" w16cex:dateUtc="2022-05-11T20:24:00Z"/>
  <w16cex:commentExtensible w16cex:durableId="262637D7" w16cex:dateUtc="2022-05-11T20:25:00Z"/>
  <w16cex:commentExtensible w16cex:durableId="262644AE" w16cex:dateUtc="2022-05-11T21:20:00Z"/>
  <w16cex:commentExtensible w16cex:durableId="2626391E" w16cex:dateUtc="2022-05-11T20:31:00Z"/>
  <w16cex:commentExtensible w16cex:durableId="2626445D" w16cex:dateUtc="2022-05-11T21:19:00Z"/>
  <w16cex:commentExtensible w16cex:durableId="261E1A2D" w16cex:dateUtc="2022-05-05T16:41:00Z"/>
  <w16cex:commentExtensible w16cex:durableId="26274532" w16cex:dateUtc="2022-05-12T15:34:00Z"/>
  <w16cex:commentExtensible w16cex:durableId="261E1B9A" w16cex:dateUtc="2022-05-05T16:47:00Z"/>
  <w16cex:commentExtensible w16cex:durableId="2627B0B6" w16cex:dateUtc="2022-05-12T23:13:00Z"/>
  <w16cex:commentExtensible w16cex:durableId="261E2937" w16cex:dateUtc="2022-05-05T17:45:00Z"/>
  <w16cex:commentExtensible w16cex:durableId="2627482B" w16cex:dateUtc="2022-05-12T15:47:00Z"/>
  <w16cex:commentExtensible w16cex:durableId="261E62D4" w16cex:dateUtc="2022-05-05T21:51:00Z"/>
  <w16cex:commentExtensible w16cex:durableId="26274AFE" w16cex:dateUtc="2022-05-12T15:59:00Z"/>
  <w16cex:commentExtensible w16cex:durableId="2627489C" w16cex:dateUtc="2022-05-12T15:49:00Z"/>
  <w16cex:commentExtensible w16cex:durableId="261E63BF" w16cex:dateUtc="2022-05-05T21:54:00Z"/>
  <w16cex:commentExtensible w16cex:durableId="2627ABEE" w16cex:dateUtc="2022-05-12T22:53:00Z"/>
  <w16cex:commentExtensible w16cex:durableId="2627AC71" w16cex:dateUtc="2022-05-12T22:55:00Z"/>
  <w16cex:commentExtensible w16cex:durableId="26274B8A" w16cex:dateUtc="2022-05-12T16:02:00Z"/>
  <w16cex:commentExtensible w16cex:durableId="2627AEF0" w16cex:dateUtc="2022-05-12T23:06:00Z"/>
  <w16cex:commentExtensible w16cex:durableId="2627AF78" w16cex:dateUtc="2022-05-12T23:08:00Z"/>
  <w16cex:commentExtensible w16cex:durableId="261E66BD" w16cex:dateUtc="2022-05-05T22:07:00Z"/>
  <w16cex:commentExtensible w16cex:durableId="261FC4C5" w16cex:dateUtc="2022-05-06T23:01:00Z"/>
  <w16cex:commentExtensible w16cex:durableId="261FC845" w16cex:dateUtc="2022-05-06T23:16:00Z"/>
  <w16cex:commentExtensible w16cex:durableId="2623907E" w16cex:dateUtc="2022-05-09T20:07:00Z"/>
  <w16cex:commentExtensible w16cex:durableId="2623B33C" w16cex:dateUtc="2022-05-09T22:35:00Z"/>
  <w16cex:commentExtensible w16cex:durableId="2623B406" w16cex:dateUtc="2022-05-09T22:38:00Z"/>
  <w16cex:commentExtensible w16cex:durableId="2623B414" w16cex:dateUtc="2022-05-09T22:39:00Z"/>
  <w16cex:commentExtensible w16cex:durableId="2623B712" w16cex:dateUtc="2022-05-09T22:51:00Z"/>
  <w16cex:commentExtensible w16cex:durableId="2623B8A6" w16cex:dateUtc="2022-05-09T22: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89BCC4" w16cid:durableId="261D0402"/>
  <w16cid:commentId w16cid:paraId="33C40C2D" w16cid:durableId="261D1FA2"/>
  <w16cid:commentId w16cid:paraId="595D4E9B" w16cid:durableId="2624F4C9"/>
  <w16cid:commentId w16cid:paraId="666F2058" w16cid:durableId="261D2E74"/>
  <w16cid:commentId w16cid:paraId="31953D3A" w16cid:durableId="261D2F9D"/>
  <w16cid:commentId w16cid:paraId="0C309CF9" w16cid:durableId="2626377A"/>
  <w16cid:commentId w16cid:paraId="1FA998A1" w16cid:durableId="262637D7"/>
  <w16cid:commentId w16cid:paraId="51A39CCD" w16cid:durableId="262644AE"/>
  <w16cid:commentId w16cid:paraId="16E580AA" w16cid:durableId="2626391E"/>
  <w16cid:commentId w16cid:paraId="21747C6E" w16cid:durableId="2626445D"/>
  <w16cid:commentId w16cid:paraId="6CC36529" w16cid:durableId="261E1A2D"/>
  <w16cid:commentId w16cid:paraId="364B4841" w16cid:durableId="26274532"/>
  <w16cid:commentId w16cid:paraId="766A2697" w16cid:durableId="261E1B9A"/>
  <w16cid:commentId w16cid:paraId="7E8F46F2" w16cid:durableId="2627B0B6"/>
  <w16cid:commentId w16cid:paraId="748EB642" w16cid:durableId="261E2937"/>
  <w16cid:commentId w16cid:paraId="67FE13DC" w16cid:durableId="2627482B"/>
  <w16cid:commentId w16cid:paraId="79A0B811" w16cid:durableId="261E62D4"/>
  <w16cid:commentId w16cid:paraId="6D13854A" w16cid:durableId="26274AFE"/>
  <w16cid:commentId w16cid:paraId="0D3DB9B5" w16cid:durableId="2627489C"/>
  <w16cid:commentId w16cid:paraId="7CA43AC3" w16cid:durableId="261E63BF"/>
  <w16cid:commentId w16cid:paraId="19663FBA" w16cid:durableId="2627ABEE"/>
  <w16cid:commentId w16cid:paraId="7AB957E0" w16cid:durableId="2627AC71"/>
  <w16cid:commentId w16cid:paraId="7DCE00B4" w16cid:durableId="26274B8A"/>
  <w16cid:commentId w16cid:paraId="2C5A9079" w16cid:durableId="2627AEF0"/>
  <w16cid:commentId w16cid:paraId="1B102E00" w16cid:durableId="2627AF78"/>
  <w16cid:commentId w16cid:paraId="21FE4B96" w16cid:durableId="261E66BD"/>
  <w16cid:commentId w16cid:paraId="3035D0AF" w16cid:durableId="261FC4C5"/>
  <w16cid:commentId w16cid:paraId="59FC24BE" w16cid:durableId="261FC845"/>
  <w16cid:commentId w16cid:paraId="52FF9568" w16cid:durableId="2623907E"/>
  <w16cid:commentId w16cid:paraId="4C744DA1" w16cid:durableId="2623B33C"/>
  <w16cid:commentId w16cid:paraId="1475F1D4" w16cid:durableId="2623B406"/>
  <w16cid:commentId w16cid:paraId="3935830A" w16cid:durableId="2623B414"/>
  <w16cid:commentId w16cid:paraId="69381F64" w16cid:durableId="2623B712"/>
  <w16cid:commentId w16cid:paraId="7C22CB43" w16cid:durableId="2623B8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8E09C" w14:textId="77777777" w:rsidR="00DA7F1F" w:rsidRDefault="00DA7F1F" w:rsidP="0046097E">
      <w:r>
        <w:separator/>
      </w:r>
    </w:p>
  </w:endnote>
  <w:endnote w:type="continuationSeparator" w:id="0">
    <w:p w14:paraId="0B2D4428" w14:textId="77777777" w:rsidR="00DA7F1F" w:rsidRDefault="00DA7F1F" w:rsidP="004609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197031"/>
      <w:docPartObj>
        <w:docPartGallery w:val="Page Numbers (Bottom of Page)"/>
        <w:docPartUnique/>
      </w:docPartObj>
    </w:sdtPr>
    <w:sdtEndPr/>
    <w:sdtContent>
      <w:p w14:paraId="04652544" w14:textId="44946B61" w:rsidR="00221ADF" w:rsidRDefault="00221ADF">
        <w:pPr>
          <w:pStyle w:val="Footer"/>
          <w:jc w:val="center"/>
        </w:pPr>
        <w:r>
          <w:fldChar w:fldCharType="begin"/>
        </w:r>
        <w:r>
          <w:instrText>PAGE   \* MERGEFORMAT</w:instrText>
        </w:r>
        <w:r>
          <w:fldChar w:fldCharType="separate"/>
        </w:r>
        <w:r w:rsidRPr="00DB7F6D">
          <w:rPr>
            <w:noProof/>
            <w:lang w:val="de-DE"/>
          </w:rPr>
          <w:t>30</w:t>
        </w:r>
        <w:r>
          <w:fldChar w:fldCharType="end"/>
        </w:r>
      </w:p>
    </w:sdtContent>
  </w:sdt>
  <w:p w14:paraId="3753593A" w14:textId="77777777" w:rsidR="00221ADF" w:rsidRDefault="00221ADF" w:rsidP="004609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CE3CB" w14:textId="77777777" w:rsidR="00DA7F1F" w:rsidRDefault="00DA7F1F" w:rsidP="0046097E">
      <w:r>
        <w:separator/>
      </w:r>
    </w:p>
  </w:footnote>
  <w:footnote w:type="continuationSeparator" w:id="0">
    <w:p w14:paraId="1B21E5C3" w14:textId="77777777" w:rsidR="00DA7F1F" w:rsidRDefault="00DA7F1F" w:rsidP="004609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2EC2BC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C68C1"/>
    <w:multiLevelType w:val="hybridMultilevel"/>
    <w:tmpl w:val="BB0EB26A"/>
    <w:lvl w:ilvl="0" w:tplc="855C9DD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 w15:restartNumberingAfterBreak="0">
    <w:nsid w:val="152C5FE5"/>
    <w:multiLevelType w:val="hybridMultilevel"/>
    <w:tmpl w:val="6360F5D0"/>
    <w:lvl w:ilvl="0" w:tplc="D1320FCC">
      <w:numFmt w:val="bullet"/>
      <w:lvlText w:val="-"/>
      <w:lvlJc w:val="left"/>
      <w:pPr>
        <w:ind w:left="720" w:hanging="360"/>
      </w:pPr>
      <w:rPr>
        <w:rFonts w:ascii="Times New Roman" w:eastAsia="Times New Roman" w:hAnsi="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DEB78E8"/>
    <w:multiLevelType w:val="hybridMultilevel"/>
    <w:tmpl w:val="6E9A739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 w15:restartNumberingAfterBreak="0">
    <w:nsid w:val="220A124E"/>
    <w:multiLevelType w:val="hybridMultilevel"/>
    <w:tmpl w:val="61C88AD4"/>
    <w:lvl w:ilvl="0" w:tplc="19D66740">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5" w15:restartNumberingAfterBreak="0">
    <w:nsid w:val="27FC22E2"/>
    <w:multiLevelType w:val="hybridMultilevel"/>
    <w:tmpl w:val="F424C4FA"/>
    <w:lvl w:ilvl="0" w:tplc="0407000F">
      <w:start w:val="1"/>
      <w:numFmt w:val="decimal"/>
      <w:lvlText w:val="%1."/>
      <w:lvlJc w:val="left"/>
      <w:pPr>
        <w:ind w:left="786" w:hanging="360"/>
      </w:p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6" w15:restartNumberingAfterBreak="0">
    <w:nsid w:val="3635523D"/>
    <w:multiLevelType w:val="hybridMultilevel"/>
    <w:tmpl w:val="68A64672"/>
    <w:lvl w:ilvl="0" w:tplc="04070015">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6BF4F47"/>
    <w:multiLevelType w:val="hybridMultilevel"/>
    <w:tmpl w:val="E7FE8B00"/>
    <w:lvl w:ilvl="0" w:tplc="04070015">
      <w:start w:val="1"/>
      <w:numFmt w:val="decimal"/>
      <w:lvlText w:val="(%1)"/>
      <w:lvlJc w:val="left"/>
      <w:pPr>
        <w:ind w:left="720" w:hanging="360"/>
      </w:pPr>
      <w:rPr>
        <w:rFonts w:hint="default"/>
        <w:i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7CE6E87"/>
    <w:multiLevelType w:val="hybridMultilevel"/>
    <w:tmpl w:val="1408E3F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15:restartNumberingAfterBreak="0">
    <w:nsid w:val="52C231F4"/>
    <w:multiLevelType w:val="hybridMultilevel"/>
    <w:tmpl w:val="A7D081C0"/>
    <w:lvl w:ilvl="0" w:tplc="19E60972">
      <w:start w:val="3"/>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0" w15:restartNumberingAfterBreak="0">
    <w:nsid w:val="537B4EE8"/>
    <w:multiLevelType w:val="hybridMultilevel"/>
    <w:tmpl w:val="1E28266C"/>
    <w:lvl w:ilvl="0" w:tplc="63BC9148">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1" w15:restartNumberingAfterBreak="0">
    <w:nsid w:val="57994B2D"/>
    <w:multiLevelType w:val="hybridMultilevel"/>
    <w:tmpl w:val="15F84C8A"/>
    <w:lvl w:ilvl="0" w:tplc="9BB044A8">
      <w:start w:val="1"/>
      <w:numFmt w:val="upperLetter"/>
      <w:lvlText w:val="%1."/>
      <w:lvlJc w:val="left"/>
      <w:pPr>
        <w:ind w:left="720" w:hanging="360"/>
      </w:pPr>
      <w:rPr>
        <w:rFonts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3B9049F"/>
    <w:multiLevelType w:val="hybridMultilevel"/>
    <w:tmpl w:val="C89219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CE84374"/>
    <w:multiLevelType w:val="hybridMultilevel"/>
    <w:tmpl w:val="FF6C9E7A"/>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4" w15:restartNumberingAfterBreak="0">
    <w:nsid w:val="7738729C"/>
    <w:multiLevelType w:val="hybridMultilevel"/>
    <w:tmpl w:val="00CE5BB2"/>
    <w:lvl w:ilvl="0" w:tplc="CFA45D4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5" w15:restartNumberingAfterBreak="0">
    <w:nsid w:val="7AC41197"/>
    <w:multiLevelType w:val="hybridMultilevel"/>
    <w:tmpl w:val="F55C8868"/>
    <w:lvl w:ilvl="0" w:tplc="0407000F">
      <w:start w:val="1"/>
      <w:numFmt w:val="decimal"/>
      <w:lvlText w:val="%1."/>
      <w:lvlJc w:val="left"/>
      <w:pPr>
        <w:ind w:left="1429" w:hanging="360"/>
      </w:pPr>
      <w:rPr>
        <w:rFonts w:cs="Times New Roman"/>
      </w:rPr>
    </w:lvl>
    <w:lvl w:ilvl="1" w:tplc="04070019" w:tentative="1">
      <w:start w:val="1"/>
      <w:numFmt w:val="lowerLetter"/>
      <w:lvlText w:val="%2."/>
      <w:lvlJc w:val="left"/>
      <w:pPr>
        <w:ind w:left="2149" w:hanging="360"/>
      </w:pPr>
      <w:rPr>
        <w:rFonts w:cs="Times New Roman"/>
      </w:rPr>
    </w:lvl>
    <w:lvl w:ilvl="2" w:tplc="0407001B" w:tentative="1">
      <w:start w:val="1"/>
      <w:numFmt w:val="lowerRoman"/>
      <w:lvlText w:val="%3."/>
      <w:lvlJc w:val="right"/>
      <w:pPr>
        <w:ind w:left="2869" w:hanging="180"/>
      </w:pPr>
      <w:rPr>
        <w:rFonts w:cs="Times New Roman"/>
      </w:rPr>
    </w:lvl>
    <w:lvl w:ilvl="3" w:tplc="0407000F" w:tentative="1">
      <w:start w:val="1"/>
      <w:numFmt w:val="decimal"/>
      <w:lvlText w:val="%4."/>
      <w:lvlJc w:val="left"/>
      <w:pPr>
        <w:ind w:left="3589" w:hanging="360"/>
      </w:pPr>
      <w:rPr>
        <w:rFonts w:cs="Times New Roman"/>
      </w:rPr>
    </w:lvl>
    <w:lvl w:ilvl="4" w:tplc="04070019" w:tentative="1">
      <w:start w:val="1"/>
      <w:numFmt w:val="lowerLetter"/>
      <w:lvlText w:val="%5."/>
      <w:lvlJc w:val="left"/>
      <w:pPr>
        <w:ind w:left="4309" w:hanging="360"/>
      </w:pPr>
      <w:rPr>
        <w:rFonts w:cs="Times New Roman"/>
      </w:rPr>
    </w:lvl>
    <w:lvl w:ilvl="5" w:tplc="0407001B" w:tentative="1">
      <w:start w:val="1"/>
      <w:numFmt w:val="lowerRoman"/>
      <w:lvlText w:val="%6."/>
      <w:lvlJc w:val="right"/>
      <w:pPr>
        <w:ind w:left="5029" w:hanging="180"/>
      </w:pPr>
      <w:rPr>
        <w:rFonts w:cs="Times New Roman"/>
      </w:rPr>
    </w:lvl>
    <w:lvl w:ilvl="6" w:tplc="0407000F" w:tentative="1">
      <w:start w:val="1"/>
      <w:numFmt w:val="decimal"/>
      <w:lvlText w:val="%7."/>
      <w:lvlJc w:val="left"/>
      <w:pPr>
        <w:ind w:left="5749" w:hanging="360"/>
      </w:pPr>
      <w:rPr>
        <w:rFonts w:cs="Times New Roman"/>
      </w:rPr>
    </w:lvl>
    <w:lvl w:ilvl="7" w:tplc="04070019" w:tentative="1">
      <w:start w:val="1"/>
      <w:numFmt w:val="lowerLetter"/>
      <w:lvlText w:val="%8."/>
      <w:lvlJc w:val="left"/>
      <w:pPr>
        <w:ind w:left="6469" w:hanging="360"/>
      </w:pPr>
      <w:rPr>
        <w:rFonts w:cs="Times New Roman"/>
      </w:rPr>
    </w:lvl>
    <w:lvl w:ilvl="8" w:tplc="0407001B" w:tentative="1">
      <w:start w:val="1"/>
      <w:numFmt w:val="lowerRoman"/>
      <w:lvlText w:val="%9."/>
      <w:lvlJc w:val="right"/>
      <w:pPr>
        <w:ind w:left="7189" w:hanging="180"/>
      </w:pPr>
      <w:rPr>
        <w:rFonts w:cs="Times New Roman"/>
      </w:rPr>
    </w:lvl>
  </w:abstractNum>
  <w:num w:numId="1" w16cid:durableId="828638582">
    <w:abstractNumId w:val="2"/>
  </w:num>
  <w:num w:numId="2" w16cid:durableId="629677107">
    <w:abstractNumId w:val="3"/>
  </w:num>
  <w:num w:numId="3" w16cid:durableId="1483083782">
    <w:abstractNumId w:val="8"/>
  </w:num>
  <w:num w:numId="4" w16cid:durableId="78798088">
    <w:abstractNumId w:val="15"/>
  </w:num>
  <w:num w:numId="5" w16cid:durableId="470174035">
    <w:abstractNumId w:val="10"/>
  </w:num>
  <w:num w:numId="6" w16cid:durableId="621307830">
    <w:abstractNumId w:val="14"/>
  </w:num>
  <w:num w:numId="7" w16cid:durableId="1584413150">
    <w:abstractNumId w:val="11"/>
  </w:num>
  <w:num w:numId="8" w16cid:durableId="403068442">
    <w:abstractNumId w:val="7"/>
  </w:num>
  <w:num w:numId="9" w16cid:durableId="411780412">
    <w:abstractNumId w:val="9"/>
  </w:num>
  <w:num w:numId="10" w16cid:durableId="109129758">
    <w:abstractNumId w:val="6"/>
  </w:num>
  <w:num w:numId="11" w16cid:durableId="1917351659">
    <w:abstractNumId w:val="4"/>
  </w:num>
  <w:num w:numId="12" w16cid:durableId="88546862">
    <w:abstractNumId w:val="5"/>
  </w:num>
  <w:num w:numId="13" w16cid:durableId="113597508">
    <w:abstractNumId w:val="1"/>
  </w:num>
  <w:num w:numId="14" w16cid:durableId="1626160999">
    <w:abstractNumId w:val="13"/>
  </w:num>
  <w:num w:numId="15" w16cid:durableId="92366253">
    <w:abstractNumId w:val="0"/>
  </w:num>
  <w:num w:numId="16" w16cid:durableId="13233537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Herzberg">
    <w15:presenceInfo w15:providerId="AD" w15:userId="S::dherzberg@wpspublish.com::fb302c3e-d55e-425e-aed5-9c55cdf4ea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129"/>
    <w:rsid w:val="00000BD4"/>
    <w:rsid w:val="00000FD8"/>
    <w:rsid w:val="0000169D"/>
    <w:rsid w:val="00002329"/>
    <w:rsid w:val="00002399"/>
    <w:rsid w:val="0000313F"/>
    <w:rsid w:val="00003821"/>
    <w:rsid w:val="0000443B"/>
    <w:rsid w:val="00005AD2"/>
    <w:rsid w:val="00005C9F"/>
    <w:rsid w:val="00005EC0"/>
    <w:rsid w:val="000070D5"/>
    <w:rsid w:val="0000747A"/>
    <w:rsid w:val="000074D6"/>
    <w:rsid w:val="000076DD"/>
    <w:rsid w:val="00007D93"/>
    <w:rsid w:val="00010027"/>
    <w:rsid w:val="000108E4"/>
    <w:rsid w:val="000109CA"/>
    <w:rsid w:val="00010D34"/>
    <w:rsid w:val="00011153"/>
    <w:rsid w:val="00013643"/>
    <w:rsid w:val="00013A3A"/>
    <w:rsid w:val="00013DA6"/>
    <w:rsid w:val="000142BA"/>
    <w:rsid w:val="00014BBB"/>
    <w:rsid w:val="00014E03"/>
    <w:rsid w:val="00014EAB"/>
    <w:rsid w:val="00016544"/>
    <w:rsid w:val="00016764"/>
    <w:rsid w:val="00016CB4"/>
    <w:rsid w:val="0001716E"/>
    <w:rsid w:val="000173C0"/>
    <w:rsid w:val="0001792D"/>
    <w:rsid w:val="00017CBC"/>
    <w:rsid w:val="0002040F"/>
    <w:rsid w:val="00020E40"/>
    <w:rsid w:val="00021925"/>
    <w:rsid w:val="00021F46"/>
    <w:rsid w:val="00022C78"/>
    <w:rsid w:val="00022E72"/>
    <w:rsid w:val="00023354"/>
    <w:rsid w:val="00023AAD"/>
    <w:rsid w:val="000246A0"/>
    <w:rsid w:val="00025305"/>
    <w:rsid w:val="00025BFD"/>
    <w:rsid w:val="00026F55"/>
    <w:rsid w:val="00027603"/>
    <w:rsid w:val="00027BED"/>
    <w:rsid w:val="00030122"/>
    <w:rsid w:val="00030324"/>
    <w:rsid w:val="00030393"/>
    <w:rsid w:val="00031748"/>
    <w:rsid w:val="00032948"/>
    <w:rsid w:val="00032D93"/>
    <w:rsid w:val="0003323C"/>
    <w:rsid w:val="000333C9"/>
    <w:rsid w:val="00033543"/>
    <w:rsid w:val="000337C5"/>
    <w:rsid w:val="00033DA6"/>
    <w:rsid w:val="00033E43"/>
    <w:rsid w:val="00034169"/>
    <w:rsid w:val="000343DE"/>
    <w:rsid w:val="00034EA6"/>
    <w:rsid w:val="0003572A"/>
    <w:rsid w:val="00035932"/>
    <w:rsid w:val="0003687D"/>
    <w:rsid w:val="000368AA"/>
    <w:rsid w:val="00036903"/>
    <w:rsid w:val="0003693B"/>
    <w:rsid w:val="00040200"/>
    <w:rsid w:val="00040C5D"/>
    <w:rsid w:val="0004165F"/>
    <w:rsid w:val="00042017"/>
    <w:rsid w:val="000426CF"/>
    <w:rsid w:val="00042A92"/>
    <w:rsid w:val="00042DB9"/>
    <w:rsid w:val="00042E67"/>
    <w:rsid w:val="00043030"/>
    <w:rsid w:val="000439A1"/>
    <w:rsid w:val="00043DB2"/>
    <w:rsid w:val="0004426B"/>
    <w:rsid w:val="00044A7E"/>
    <w:rsid w:val="00044F69"/>
    <w:rsid w:val="00045154"/>
    <w:rsid w:val="00045880"/>
    <w:rsid w:val="0004624F"/>
    <w:rsid w:val="0004649A"/>
    <w:rsid w:val="00046597"/>
    <w:rsid w:val="00046F85"/>
    <w:rsid w:val="00047105"/>
    <w:rsid w:val="000506E2"/>
    <w:rsid w:val="00050FF4"/>
    <w:rsid w:val="00053280"/>
    <w:rsid w:val="000542A1"/>
    <w:rsid w:val="0005528F"/>
    <w:rsid w:val="000555CA"/>
    <w:rsid w:val="00055AE8"/>
    <w:rsid w:val="00056950"/>
    <w:rsid w:val="000606EF"/>
    <w:rsid w:val="00061013"/>
    <w:rsid w:val="000615C3"/>
    <w:rsid w:val="00061D32"/>
    <w:rsid w:val="00062485"/>
    <w:rsid w:val="00062F1F"/>
    <w:rsid w:val="00063202"/>
    <w:rsid w:val="000633EA"/>
    <w:rsid w:val="000634CD"/>
    <w:rsid w:val="00063C4F"/>
    <w:rsid w:val="00063FE2"/>
    <w:rsid w:val="00064403"/>
    <w:rsid w:val="00064531"/>
    <w:rsid w:val="000648AE"/>
    <w:rsid w:val="00065C03"/>
    <w:rsid w:val="000660D4"/>
    <w:rsid w:val="0006613A"/>
    <w:rsid w:val="000661D4"/>
    <w:rsid w:val="00067B2F"/>
    <w:rsid w:val="00067CD5"/>
    <w:rsid w:val="00067FCB"/>
    <w:rsid w:val="0007033D"/>
    <w:rsid w:val="000707B0"/>
    <w:rsid w:val="0007093D"/>
    <w:rsid w:val="00070C95"/>
    <w:rsid w:val="00070FAD"/>
    <w:rsid w:val="00072423"/>
    <w:rsid w:val="0007268E"/>
    <w:rsid w:val="00073179"/>
    <w:rsid w:val="00073290"/>
    <w:rsid w:val="00073961"/>
    <w:rsid w:val="00073DF3"/>
    <w:rsid w:val="00073E44"/>
    <w:rsid w:val="0007431D"/>
    <w:rsid w:val="0007486A"/>
    <w:rsid w:val="00075413"/>
    <w:rsid w:val="00075503"/>
    <w:rsid w:val="00075E3C"/>
    <w:rsid w:val="00076698"/>
    <w:rsid w:val="00077B91"/>
    <w:rsid w:val="00080242"/>
    <w:rsid w:val="0008028A"/>
    <w:rsid w:val="00081B17"/>
    <w:rsid w:val="00082B4E"/>
    <w:rsid w:val="000835AE"/>
    <w:rsid w:val="000837D7"/>
    <w:rsid w:val="00083AFF"/>
    <w:rsid w:val="00085E61"/>
    <w:rsid w:val="00086378"/>
    <w:rsid w:val="00087647"/>
    <w:rsid w:val="00087B5D"/>
    <w:rsid w:val="00091F95"/>
    <w:rsid w:val="000922AC"/>
    <w:rsid w:val="00092803"/>
    <w:rsid w:val="00092F92"/>
    <w:rsid w:val="0009322E"/>
    <w:rsid w:val="00093A6B"/>
    <w:rsid w:val="000943E7"/>
    <w:rsid w:val="0009471B"/>
    <w:rsid w:val="0009508B"/>
    <w:rsid w:val="000952C8"/>
    <w:rsid w:val="0009541D"/>
    <w:rsid w:val="000961C5"/>
    <w:rsid w:val="00096EBF"/>
    <w:rsid w:val="000977AA"/>
    <w:rsid w:val="00097DFB"/>
    <w:rsid w:val="000A1A2A"/>
    <w:rsid w:val="000A1B12"/>
    <w:rsid w:val="000A1C14"/>
    <w:rsid w:val="000A27DB"/>
    <w:rsid w:val="000A3767"/>
    <w:rsid w:val="000A4400"/>
    <w:rsid w:val="000A4D68"/>
    <w:rsid w:val="000A5C0F"/>
    <w:rsid w:val="000A5C92"/>
    <w:rsid w:val="000A64B8"/>
    <w:rsid w:val="000A65EB"/>
    <w:rsid w:val="000A6954"/>
    <w:rsid w:val="000A6DA2"/>
    <w:rsid w:val="000A6EA1"/>
    <w:rsid w:val="000A7CA5"/>
    <w:rsid w:val="000B078F"/>
    <w:rsid w:val="000B3056"/>
    <w:rsid w:val="000B3D7B"/>
    <w:rsid w:val="000B426C"/>
    <w:rsid w:val="000B4475"/>
    <w:rsid w:val="000B4490"/>
    <w:rsid w:val="000B51F0"/>
    <w:rsid w:val="000B6A75"/>
    <w:rsid w:val="000B7449"/>
    <w:rsid w:val="000C0349"/>
    <w:rsid w:val="000C03F8"/>
    <w:rsid w:val="000C08BD"/>
    <w:rsid w:val="000C18EA"/>
    <w:rsid w:val="000C197B"/>
    <w:rsid w:val="000C1C74"/>
    <w:rsid w:val="000C2B77"/>
    <w:rsid w:val="000C2EA8"/>
    <w:rsid w:val="000C3D97"/>
    <w:rsid w:val="000C420F"/>
    <w:rsid w:val="000C54CF"/>
    <w:rsid w:val="000C5ADB"/>
    <w:rsid w:val="000C64FA"/>
    <w:rsid w:val="000C68F3"/>
    <w:rsid w:val="000C73FF"/>
    <w:rsid w:val="000D031D"/>
    <w:rsid w:val="000D0D1D"/>
    <w:rsid w:val="000D1781"/>
    <w:rsid w:val="000D19B9"/>
    <w:rsid w:val="000D3659"/>
    <w:rsid w:val="000D54C8"/>
    <w:rsid w:val="000D6DD7"/>
    <w:rsid w:val="000D70DC"/>
    <w:rsid w:val="000D7C0B"/>
    <w:rsid w:val="000E063D"/>
    <w:rsid w:val="000E16EA"/>
    <w:rsid w:val="000E20CB"/>
    <w:rsid w:val="000E24F9"/>
    <w:rsid w:val="000E254C"/>
    <w:rsid w:val="000E303F"/>
    <w:rsid w:val="000E3189"/>
    <w:rsid w:val="000E340B"/>
    <w:rsid w:val="000E34FE"/>
    <w:rsid w:val="000E3B9C"/>
    <w:rsid w:val="000E3BDC"/>
    <w:rsid w:val="000E424D"/>
    <w:rsid w:val="000E4974"/>
    <w:rsid w:val="000E4EBD"/>
    <w:rsid w:val="000E5177"/>
    <w:rsid w:val="000E522F"/>
    <w:rsid w:val="000E560E"/>
    <w:rsid w:val="000E6D67"/>
    <w:rsid w:val="000F155F"/>
    <w:rsid w:val="000F1B94"/>
    <w:rsid w:val="000F2676"/>
    <w:rsid w:val="000F297C"/>
    <w:rsid w:val="000F2C91"/>
    <w:rsid w:val="000F2CAE"/>
    <w:rsid w:val="000F3783"/>
    <w:rsid w:val="000F3DB0"/>
    <w:rsid w:val="000F4234"/>
    <w:rsid w:val="000F42B7"/>
    <w:rsid w:val="000F5288"/>
    <w:rsid w:val="000F551D"/>
    <w:rsid w:val="000F6CB9"/>
    <w:rsid w:val="000F7923"/>
    <w:rsid w:val="00100659"/>
    <w:rsid w:val="0010161B"/>
    <w:rsid w:val="0010161E"/>
    <w:rsid w:val="00101854"/>
    <w:rsid w:val="00101C66"/>
    <w:rsid w:val="00102422"/>
    <w:rsid w:val="00102A4D"/>
    <w:rsid w:val="001042C3"/>
    <w:rsid w:val="00104832"/>
    <w:rsid w:val="00104FA0"/>
    <w:rsid w:val="0010539F"/>
    <w:rsid w:val="001054FA"/>
    <w:rsid w:val="001056A9"/>
    <w:rsid w:val="00105BDD"/>
    <w:rsid w:val="00105D04"/>
    <w:rsid w:val="0010692E"/>
    <w:rsid w:val="001072F0"/>
    <w:rsid w:val="00107383"/>
    <w:rsid w:val="00110D0B"/>
    <w:rsid w:val="001118AB"/>
    <w:rsid w:val="00112408"/>
    <w:rsid w:val="00113879"/>
    <w:rsid w:val="00114234"/>
    <w:rsid w:val="00114329"/>
    <w:rsid w:val="001146C2"/>
    <w:rsid w:val="00114830"/>
    <w:rsid w:val="00114B18"/>
    <w:rsid w:val="00115725"/>
    <w:rsid w:val="0011645B"/>
    <w:rsid w:val="001165EC"/>
    <w:rsid w:val="00117713"/>
    <w:rsid w:val="0011778D"/>
    <w:rsid w:val="00117D07"/>
    <w:rsid w:val="001200C6"/>
    <w:rsid w:val="00120DD9"/>
    <w:rsid w:val="00121185"/>
    <w:rsid w:val="00121318"/>
    <w:rsid w:val="0012131A"/>
    <w:rsid w:val="00121574"/>
    <w:rsid w:val="00121F95"/>
    <w:rsid w:val="00122862"/>
    <w:rsid w:val="001231A7"/>
    <w:rsid w:val="001235DE"/>
    <w:rsid w:val="00123673"/>
    <w:rsid w:val="00123866"/>
    <w:rsid w:val="00124296"/>
    <w:rsid w:val="001248B7"/>
    <w:rsid w:val="00124FD9"/>
    <w:rsid w:val="00125581"/>
    <w:rsid w:val="00125A70"/>
    <w:rsid w:val="00125D15"/>
    <w:rsid w:val="00125EBA"/>
    <w:rsid w:val="00126364"/>
    <w:rsid w:val="00126D83"/>
    <w:rsid w:val="0012732C"/>
    <w:rsid w:val="001277BD"/>
    <w:rsid w:val="00130640"/>
    <w:rsid w:val="00131A38"/>
    <w:rsid w:val="00132A53"/>
    <w:rsid w:val="001331E7"/>
    <w:rsid w:val="001348CE"/>
    <w:rsid w:val="001355F7"/>
    <w:rsid w:val="001365EB"/>
    <w:rsid w:val="00136775"/>
    <w:rsid w:val="001368A7"/>
    <w:rsid w:val="00136C96"/>
    <w:rsid w:val="0013733A"/>
    <w:rsid w:val="001375E0"/>
    <w:rsid w:val="00137886"/>
    <w:rsid w:val="001406DC"/>
    <w:rsid w:val="00140BDB"/>
    <w:rsid w:val="00141268"/>
    <w:rsid w:val="00141514"/>
    <w:rsid w:val="00141AC1"/>
    <w:rsid w:val="00141F1E"/>
    <w:rsid w:val="00142FF7"/>
    <w:rsid w:val="00143D1C"/>
    <w:rsid w:val="00144E8E"/>
    <w:rsid w:val="00144F26"/>
    <w:rsid w:val="001456DA"/>
    <w:rsid w:val="00145864"/>
    <w:rsid w:val="00145AA0"/>
    <w:rsid w:val="00145DBE"/>
    <w:rsid w:val="00147513"/>
    <w:rsid w:val="00151335"/>
    <w:rsid w:val="00151BA3"/>
    <w:rsid w:val="00151BDD"/>
    <w:rsid w:val="00151C7B"/>
    <w:rsid w:val="00151CB9"/>
    <w:rsid w:val="00152188"/>
    <w:rsid w:val="0015220B"/>
    <w:rsid w:val="001524DD"/>
    <w:rsid w:val="00152772"/>
    <w:rsid w:val="00156188"/>
    <w:rsid w:val="00156831"/>
    <w:rsid w:val="00157E6A"/>
    <w:rsid w:val="00160E9E"/>
    <w:rsid w:val="0016180B"/>
    <w:rsid w:val="001633D7"/>
    <w:rsid w:val="001633E5"/>
    <w:rsid w:val="00163881"/>
    <w:rsid w:val="00163DA9"/>
    <w:rsid w:val="0016404E"/>
    <w:rsid w:val="00164F4E"/>
    <w:rsid w:val="00165145"/>
    <w:rsid w:val="00166907"/>
    <w:rsid w:val="00166925"/>
    <w:rsid w:val="00167231"/>
    <w:rsid w:val="0016740D"/>
    <w:rsid w:val="00167893"/>
    <w:rsid w:val="001678A3"/>
    <w:rsid w:val="00170EF7"/>
    <w:rsid w:val="00172129"/>
    <w:rsid w:val="00172393"/>
    <w:rsid w:val="00172A98"/>
    <w:rsid w:val="0017341D"/>
    <w:rsid w:val="001734BA"/>
    <w:rsid w:val="00173C73"/>
    <w:rsid w:val="00174355"/>
    <w:rsid w:val="00176C08"/>
    <w:rsid w:val="00176D05"/>
    <w:rsid w:val="00177B93"/>
    <w:rsid w:val="00177FE9"/>
    <w:rsid w:val="0018089F"/>
    <w:rsid w:val="00180A5F"/>
    <w:rsid w:val="001810E1"/>
    <w:rsid w:val="00181463"/>
    <w:rsid w:val="001816A1"/>
    <w:rsid w:val="00181F7E"/>
    <w:rsid w:val="00183F39"/>
    <w:rsid w:val="0018432C"/>
    <w:rsid w:val="00184AF4"/>
    <w:rsid w:val="00184C5C"/>
    <w:rsid w:val="00184EBE"/>
    <w:rsid w:val="001853EE"/>
    <w:rsid w:val="00185A41"/>
    <w:rsid w:val="00185BF6"/>
    <w:rsid w:val="0018636B"/>
    <w:rsid w:val="00186501"/>
    <w:rsid w:val="00186C61"/>
    <w:rsid w:val="00187336"/>
    <w:rsid w:val="00187BAF"/>
    <w:rsid w:val="0019015E"/>
    <w:rsid w:val="001916DC"/>
    <w:rsid w:val="0019170E"/>
    <w:rsid w:val="00193CFC"/>
    <w:rsid w:val="00194618"/>
    <w:rsid w:val="0019480E"/>
    <w:rsid w:val="00194DD1"/>
    <w:rsid w:val="00195404"/>
    <w:rsid w:val="001965BF"/>
    <w:rsid w:val="0019696B"/>
    <w:rsid w:val="00197188"/>
    <w:rsid w:val="001978E1"/>
    <w:rsid w:val="00197FFA"/>
    <w:rsid w:val="001A0963"/>
    <w:rsid w:val="001A175F"/>
    <w:rsid w:val="001A1833"/>
    <w:rsid w:val="001A356D"/>
    <w:rsid w:val="001A3DEE"/>
    <w:rsid w:val="001A4C36"/>
    <w:rsid w:val="001A4F9F"/>
    <w:rsid w:val="001A5B2C"/>
    <w:rsid w:val="001A69B7"/>
    <w:rsid w:val="001A7757"/>
    <w:rsid w:val="001A7926"/>
    <w:rsid w:val="001B0462"/>
    <w:rsid w:val="001B10FB"/>
    <w:rsid w:val="001B17F5"/>
    <w:rsid w:val="001B19B0"/>
    <w:rsid w:val="001B2A97"/>
    <w:rsid w:val="001B30E8"/>
    <w:rsid w:val="001B32CF"/>
    <w:rsid w:val="001B3B8F"/>
    <w:rsid w:val="001B3FD7"/>
    <w:rsid w:val="001B4169"/>
    <w:rsid w:val="001B429F"/>
    <w:rsid w:val="001B6129"/>
    <w:rsid w:val="001B648A"/>
    <w:rsid w:val="001B682B"/>
    <w:rsid w:val="001B68FE"/>
    <w:rsid w:val="001B696A"/>
    <w:rsid w:val="001B76C3"/>
    <w:rsid w:val="001C0528"/>
    <w:rsid w:val="001C09A4"/>
    <w:rsid w:val="001C102E"/>
    <w:rsid w:val="001C1A81"/>
    <w:rsid w:val="001C1E78"/>
    <w:rsid w:val="001C3150"/>
    <w:rsid w:val="001C4DF3"/>
    <w:rsid w:val="001C5038"/>
    <w:rsid w:val="001C6534"/>
    <w:rsid w:val="001C66D1"/>
    <w:rsid w:val="001C6827"/>
    <w:rsid w:val="001C6877"/>
    <w:rsid w:val="001C7413"/>
    <w:rsid w:val="001C76C6"/>
    <w:rsid w:val="001C7B7C"/>
    <w:rsid w:val="001C7F39"/>
    <w:rsid w:val="001D025F"/>
    <w:rsid w:val="001D049A"/>
    <w:rsid w:val="001D16D5"/>
    <w:rsid w:val="001D18AC"/>
    <w:rsid w:val="001D1A3C"/>
    <w:rsid w:val="001D3F8E"/>
    <w:rsid w:val="001D53BF"/>
    <w:rsid w:val="001D62CC"/>
    <w:rsid w:val="001D6445"/>
    <w:rsid w:val="001D6879"/>
    <w:rsid w:val="001D6E88"/>
    <w:rsid w:val="001D7A57"/>
    <w:rsid w:val="001E0049"/>
    <w:rsid w:val="001E008F"/>
    <w:rsid w:val="001E01D4"/>
    <w:rsid w:val="001E0604"/>
    <w:rsid w:val="001E072D"/>
    <w:rsid w:val="001E1171"/>
    <w:rsid w:val="001E1DD6"/>
    <w:rsid w:val="001E1EF4"/>
    <w:rsid w:val="001E204A"/>
    <w:rsid w:val="001E43D0"/>
    <w:rsid w:val="001E5EDB"/>
    <w:rsid w:val="001E7728"/>
    <w:rsid w:val="001F0B0F"/>
    <w:rsid w:val="001F0F19"/>
    <w:rsid w:val="001F0F9E"/>
    <w:rsid w:val="001F1C26"/>
    <w:rsid w:val="001F2541"/>
    <w:rsid w:val="001F2BBC"/>
    <w:rsid w:val="001F2CB8"/>
    <w:rsid w:val="001F2D2E"/>
    <w:rsid w:val="001F314E"/>
    <w:rsid w:val="001F38A0"/>
    <w:rsid w:val="001F38C1"/>
    <w:rsid w:val="001F3ADF"/>
    <w:rsid w:val="001F3F0F"/>
    <w:rsid w:val="001F43BF"/>
    <w:rsid w:val="001F48EE"/>
    <w:rsid w:val="001F67B0"/>
    <w:rsid w:val="001F6E04"/>
    <w:rsid w:val="001F6F46"/>
    <w:rsid w:val="001F72DB"/>
    <w:rsid w:val="001F7810"/>
    <w:rsid w:val="001F7DA7"/>
    <w:rsid w:val="002009A1"/>
    <w:rsid w:val="00200E00"/>
    <w:rsid w:val="00200F68"/>
    <w:rsid w:val="00201118"/>
    <w:rsid w:val="00201A0A"/>
    <w:rsid w:val="00201F4C"/>
    <w:rsid w:val="002028C4"/>
    <w:rsid w:val="002030AD"/>
    <w:rsid w:val="00203960"/>
    <w:rsid w:val="00203C94"/>
    <w:rsid w:val="00203F3D"/>
    <w:rsid w:val="0020423F"/>
    <w:rsid w:val="00205971"/>
    <w:rsid w:val="0020651D"/>
    <w:rsid w:val="002066B1"/>
    <w:rsid w:val="002067C0"/>
    <w:rsid w:val="0020690D"/>
    <w:rsid w:val="00206A3A"/>
    <w:rsid w:val="00206D56"/>
    <w:rsid w:val="0020790D"/>
    <w:rsid w:val="002079E0"/>
    <w:rsid w:val="00207EFE"/>
    <w:rsid w:val="002105AF"/>
    <w:rsid w:val="002105FF"/>
    <w:rsid w:val="00210F7B"/>
    <w:rsid w:val="00212284"/>
    <w:rsid w:val="00212C59"/>
    <w:rsid w:val="002132B1"/>
    <w:rsid w:val="002132C4"/>
    <w:rsid w:val="00213B6E"/>
    <w:rsid w:val="0021507F"/>
    <w:rsid w:val="0021527B"/>
    <w:rsid w:val="0021645D"/>
    <w:rsid w:val="00216653"/>
    <w:rsid w:val="00216DA8"/>
    <w:rsid w:val="00216E29"/>
    <w:rsid w:val="00217485"/>
    <w:rsid w:val="00220503"/>
    <w:rsid w:val="00220C8C"/>
    <w:rsid w:val="00220F21"/>
    <w:rsid w:val="00221ADF"/>
    <w:rsid w:val="00221BB7"/>
    <w:rsid w:val="00222E9F"/>
    <w:rsid w:val="00223568"/>
    <w:rsid w:val="0022356E"/>
    <w:rsid w:val="00223F1F"/>
    <w:rsid w:val="00224F5B"/>
    <w:rsid w:val="00225205"/>
    <w:rsid w:val="0022533A"/>
    <w:rsid w:val="00225388"/>
    <w:rsid w:val="0022654A"/>
    <w:rsid w:val="00227BC1"/>
    <w:rsid w:val="00230399"/>
    <w:rsid w:val="00230D1E"/>
    <w:rsid w:val="00232003"/>
    <w:rsid w:val="00232B39"/>
    <w:rsid w:val="002336A5"/>
    <w:rsid w:val="002344E6"/>
    <w:rsid w:val="00235441"/>
    <w:rsid w:val="00236EFD"/>
    <w:rsid w:val="0024021B"/>
    <w:rsid w:val="002408EB"/>
    <w:rsid w:val="0024136B"/>
    <w:rsid w:val="00241638"/>
    <w:rsid w:val="002419E1"/>
    <w:rsid w:val="0024207A"/>
    <w:rsid w:val="002423A0"/>
    <w:rsid w:val="00243435"/>
    <w:rsid w:val="00244045"/>
    <w:rsid w:val="00245255"/>
    <w:rsid w:val="00245839"/>
    <w:rsid w:val="0024592F"/>
    <w:rsid w:val="00245CA5"/>
    <w:rsid w:val="002464D6"/>
    <w:rsid w:val="0024659C"/>
    <w:rsid w:val="0024736C"/>
    <w:rsid w:val="002475F0"/>
    <w:rsid w:val="002476F9"/>
    <w:rsid w:val="00250CCE"/>
    <w:rsid w:val="00251225"/>
    <w:rsid w:val="00251BFB"/>
    <w:rsid w:val="002520CF"/>
    <w:rsid w:val="002523F0"/>
    <w:rsid w:val="00252453"/>
    <w:rsid w:val="0025312E"/>
    <w:rsid w:val="00253F24"/>
    <w:rsid w:val="00254F02"/>
    <w:rsid w:val="00255429"/>
    <w:rsid w:val="002555FE"/>
    <w:rsid w:val="00255F33"/>
    <w:rsid w:val="0025612C"/>
    <w:rsid w:val="0025700D"/>
    <w:rsid w:val="00257503"/>
    <w:rsid w:val="00260D07"/>
    <w:rsid w:val="00260DF1"/>
    <w:rsid w:val="002611B8"/>
    <w:rsid w:val="0026269B"/>
    <w:rsid w:val="0026274A"/>
    <w:rsid w:val="0026366E"/>
    <w:rsid w:val="00263A1D"/>
    <w:rsid w:val="00264CA4"/>
    <w:rsid w:val="00264F8D"/>
    <w:rsid w:val="002650E4"/>
    <w:rsid w:val="002652CF"/>
    <w:rsid w:val="00265491"/>
    <w:rsid w:val="002659DF"/>
    <w:rsid w:val="002668FD"/>
    <w:rsid w:val="002673E4"/>
    <w:rsid w:val="00267D37"/>
    <w:rsid w:val="00270652"/>
    <w:rsid w:val="002708AB"/>
    <w:rsid w:val="00271FEC"/>
    <w:rsid w:val="00272358"/>
    <w:rsid w:val="00272F28"/>
    <w:rsid w:val="00273350"/>
    <w:rsid w:val="002739EB"/>
    <w:rsid w:val="00273B6B"/>
    <w:rsid w:val="00273DF6"/>
    <w:rsid w:val="00275579"/>
    <w:rsid w:val="0027574D"/>
    <w:rsid w:val="00275966"/>
    <w:rsid w:val="00277296"/>
    <w:rsid w:val="00281C6C"/>
    <w:rsid w:val="00282425"/>
    <w:rsid w:val="00282D7C"/>
    <w:rsid w:val="00283D66"/>
    <w:rsid w:val="00283EFB"/>
    <w:rsid w:val="00284D06"/>
    <w:rsid w:val="00284DE6"/>
    <w:rsid w:val="00285329"/>
    <w:rsid w:val="00285854"/>
    <w:rsid w:val="00286491"/>
    <w:rsid w:val="00286772"/>
    <w:rsid w:val="00286E9B"/>
    <w:rsid w:val="00287C0E"/>
    <w:rsid w:val="00287EB6"/>
    <w:rsid w:val="002902E4"/>
    <w:rsid w:val="002905C7"/>
    <w:rsid w:val="00290C07"/>
    <w:rsid w:val="0029220F"/>
    <w:rsid w:val="002925B7"/>
    <w:rsid w:val="00293F8C"/>
    <w:rsid w:val="002946B5"/>
    <w:rsid w:val="00295462"/>
    <w:rsid w:val="002956CA"/>
    <w:rsid w:val="002963EA"/>
    <w:rsid w:val="00296576"/>
    <w:rsid w:val="002A083C"/>
    <w:rsid w:val="002A0FE9"/>
    <w:rsid w:val="002A2BDA"/>
    <w:rsid w:val="002A2D1C"/>
    <w:rsid w:val="002A30C2"/>
    <w:rsid w:val="002A3855"/>
    <w:rsid w:val="002A435B"/>
    <w:rsid w:val="002A4370"/>
    <w:rsid w:val="002A451F"/>
    <w:rsid w:val="002A4ADC"/>
    <w:rsid w:val="002A4E61"/>
    <w:rsid w:val="002A5D41"/>
    <w:rsid w:val="002A5F5F"/>
    <w:rsid w:val="002A6720"/>
    <w:rsid w:val="002A67F0"/>
    <w:rsid w:val="002A6A9A"/>
    <w:rsid w:val="002A6ADC"/>
    <w:rsid w:val="002A740B"/>
    <w:rsid w:val="002B06F1"/>
    <w:rsid w:val="002B18A4"/>
    <w:rsid w:val="002B1A6D"/>
    <w:rsid w:val="002B1F4C"/>
    <w:rsid w:val="002B2945"/>
    <w:rsid w:val="002B2A4B"/>
    <w:rsid w:val="002B30C1"/>
    <w:rsid w:val="002B4244"/>
    <w:rsid w:val="002B48A5"/>
    <w:rsid w:val="002B48A6"/>
    <w:rsid w:val="002B5043"/>
    <w:rsid w:val="002B585C"/>
    <w:rsid w:val="002B5C8B"/>
    <w:rsid w:val="002B5E11"/>
    <w:rsid w:val="002B607A"/>
    <w:rsid w:val="002B6275"/>
    <w:rsid w:val="002B6CB1"/>
    <w:rsid w:val="002B6D0B"/>
    <w:rsid w:val="002B7403"/>
    <w:rsid w:val="002B78F5"/>
    <w:rsid w:val="002C0561"/>
    <w:rsid w:val="002C0652"/>
    <w:rsid w:val="002C0BF7"/>
    <w:rsid w:val="002C1368"/>
    <w:rsid w:val="002C1A11"/>
    <w:rsid w:val="002C1ACC"/>
    <w:rsid w:val="002C2340"/>
    <w:rsid w:val="002C2BC3"/>
    <w:rsid w:val="002C34FB"/>
    <w:rsid w:val="002C3532"/>
    <w:rsid w:val="002C4553"/>
    <w:rsid w:val="002C5EB1"/>
    <w:rsid w:val="002D0B56"/>
    <w:rsid w:val="002D1397"/>
    <w:rsid w:val="002D1D33"/>
    <w:rsid w:val="002D2BAA"/>
    <w:rsid w:val="002D37FB"/>
    <w:rsid w:val="002D3B94"/>
    <w:rsid w:val="002D3F65"/>
    <w:rsid w:val="002D41C9"/>
    <w:rsid w:val="002D4CB4"/>
    <w:rsid w:val="002D4CC0"/>
    <w:rsid w:val="002D52AA"/>
    <w:rsid w:val="002D79F1"/>
    <w:rsid w:val="002D7F81"/>
    <w:rsid w:val="002E00C0"/>
    <w:rsid w:val="002E1546"/>
    <w:rsid w:val="002E1BD5"/>
    <w:rsid w:val="002E24BF"/>
    <w:rsid w:val="002E24DF"/>
    <w:rsid w:val="002E26BF"/>
    <w:rsid w:val="002E2CA6"/>
    <w:rsid w:val="002E2E62"/>
    <w:rsid w:val="002E2F57"/>
    <w:rsid w:val="002E2FA7"/>
    <w:rsid w:val="002E30E4"/>
    <w:rsid w:val="002E30EC"/>
    <w:rsid w:val="002E393A"/>
    <w:rsid w:val="002E3993"/>
    <w:rsid w:val="002E4185"/>
    <w:rsid w:val="002E4373"/>
    <w:rsid w:val="002E46BC"/>
    <w:rsid w:val="002E47FD"/>
    <w:rsid w:val="002E4C8E"/>
    <w:rsid w:val="002E4E7F"/>
    <w:rsid w:val="002E5383"/>
    <w:rsid w:val="002E58D9"/>
    <w:rsid w:val="002E621F"/>
    <w:rsid w:val="002E68D7"/>
    <w:rsid w:val="002E74A6"/>
    <w:rsid w:val="002E7C93"/>
    <w:rsid w:val="002F0D5F"/>
    <w:rsid w:val="002F0F90"/>
    <w:rsid w:val="002F0FAB"/>
    <w:rsid w:val="002F10F2"/>
    <w:rsid w:val="002F11B4"/>
    <w:rsid w:val="002F233D"/>
    <w:rsid w:val="002F2698"/>
    <w:rsid w:val="002F31BC"/>
    <w:rsid w:val="002F394E"/>
    <w:rsid w:val="002F3B90"/>
    <w:rsid w:val="002F472B"/>
    <w:rsid w:val="002F4B28"/>
    <w:rsid w:val="002F4D38"/>
    <w:rsid w:val="002F589F"/>
    <w:rsid w:val="002F5B62"/>
    <w:rsid w:val="002F6B1C"/>
    <w:rsid w:val="002F6B88"/>
    <w:rsid w:val="002F6E2B"/>
    <w:rsid w:val="002F7542"/>
    <w:rsid w:val="002F79B5"/>
    <w:rsid w:val="003011BD"/>
    <w:rsid w:val="003018E4"/>
    <w:rsid w:val="00302047"/>
    <w:rsid w:val="0030239C"/>
    <w:rsid w:val="0030248F"/>
    <w:rsid w:val="00302D1E"/>
    <w:rsid w:val="003035ED"/>
    <w:rsid w:val="00303665"/>
    <w:rsid w:val="00303A88"/>
    <w:rsid w:val="00303DE0"/>
    <w:rsid w:val="00304625"/>
    <w:rsid w:val="00306311"/>
    <w:rsid w:val="00306974"/>
    <w:rsid w:val="00306D66"/>
    <w:rsid w:val="003077DF"/>
    <w:rsid w:val="003105BB"/>
    <w:rsid w:val="003119B6"/>
    <w:rsid w:val="003127D6"/>
    <w:rsid w:val="0031286E"/>
    <w:rsid w:val="00313DCF"/>
    <w:rsid w:val="00313FA9"/>
    <w:rsid w:val="0031493C"/>
    <w:rsid w:val="00314B85"/>
    <w:rsid w:val="00315B9F"/>
    <w:rsid w:val="00315EA5"/>
    <w:rsid w:val="00316022"/>
    <w:rsid w:val="00316232"/>
    <w:rsid w:val="003164B8"/>
    <w:rsid w:val="00316EF7"/>
    <w:rsid w:val="003170DA"/>
    <w:rsid w:val="003173CA"/>
    <w:rsid w:val="00317C8B"/>
    <w:rsid w:val="00317E2F"/>
    <w:rsid w:val="00320F78"/>
    <w:rsid w:val="0032165F"/>
    <w:rsid w:val="003235AD"/>
    <w:rsid w:val="00324383"/>
    <w:rsid w:val="003250D4"/>
    <w:rsid w:val="00326CA9"/>
    <w:rsid w:val="00327C1A"/>
    <w:rsid w:val="00330EE2"/>
    <w:rsid w:val="0033153E"/>
    <w:rsid w:val="00331620"/>
    <w:rsid w:val="0033163D"/>
    <w:rsid w:val="00331A64"/>
    <w:rsid w:val="00332EDD"/>
    <w:rsid w:val="003334EA"/>
    <w:rsid w:val="00333E7F"/>
    <w:rsid w:val="00335648"/>
    <w:rsid w:val="00335837"/>
    <w:rsid w:val="00335C12"/>
    <w:rsid w:val="00335D84"/>
    <w:rsid w:val="003369DB"/>
    <w:rsid w:val="00337BA6"/>
    <w:rsid w:val="00337D19"/>
    <w:rsid w:val="00337F4A"/>
    <w:rsid w:val="00340B0F"/>
    <w:rsid w:val="00340D4F"/>
    <w:rsid w:val="003410F4"/>
    <w:rsid w:val="0034184D"/>
    <w:rsid w:val="00342277"/>
    <w:rsid w:val="0034246A"/>
    <w:rsid w:val="003426B8"/>
    <w:rsid w:val="00343519"/>
    <w:rsid w:val="0034585B"/>
    <w:rsid w:val="00345DA3"/>
    <w:rsid w:val="003462A6"/>
    <w:rsid w:val="003468FB"/>
    <w:rsid w:val="00346EF4"/>
    <w:rsid w:val="00351FB1"/>
    <w:rsid w:val="00352141"/>
    <w:rsid w:val="003529A8"/>
    <w:rsid w:val="00353D75"/>
    <w:rsid w:val="00353DED"/>
    <w:rsid w:val="0035553A"/>
    <w:rsid w:val="00357150"/>
    <w:rsid w:val="00360E6A"/>
    <w:rsid w:val="003615A8"/>
    <w:rsid w:val="00361A58"/>
    <w:rsid w:val="00361CC6"/>
    <w:rsid w:val="0036203B"/>
    <w:rsid w:val="003629FE"/>
    <w:rsid w:val="00363B67"/>
    <w:rsid w:val="003652B0"/>
    <w:rsid w:val="00365C46"/>
    <w:rsid w:val="00365F6E"/>
    <w:rsid w:val="00367EBF"/>
    <w:rsid w:val="00372F3D"/>
    <w:rsid w:val="003734B4"/>
    <w:rsid w:val="00374533"/>
    <w:rsid w:val="00374776"/>
    <w:rsid w:val="00374CD5"/>
    <w:rsid w:val="00375EF5"/>
    <w:rsid w:val="00376F5E"/>
    <w:rsid w:val="003808C9"/>
    <w:rsid w:val="003808FA"/>
    <w:rsid w:val="0038237E"/>
    <w:rsid w:val="003830D4"/>
    <w:rsid w:val="00383123"/>
    <w:rsid w:val="003837A2"/>
    <w:rsid w:val="00383902"/>
    <w:rsid w:val="00384383"/>
    <w:rsid w:val="0038483F"/>
    <w:rsid w:val="00384A4B"/>
    <w:rsid w:val="00384A5C"/>
    <w:rsid w:val="00385157"/>
    <w:rsid w:val="00385C23"/>
    <w:rsid w:val="003865E1"/>
    <w:rsid w:val="00386822"/>
    <w:rsid w:val="00387132"/>
    <w:rsid w:val="003871AA"/>
    <w:rsid w:val="00387A29"/>
    <w:rsid w:val="00387D70"/>
    <w:rsid w:val="00387E37"/>
    <w:rsid w:val="003906C3"/>
    <w:rsid w:val="003914D9"/>
    <w:rsid w:val="003920FC"/>
    <w:rsid w:val="00392202"/>
    <w:rsid w:val="00392222"/>
    <w:rsid w:val="00392B0D"/>
    <w:rsid w:val="003932EB"/>
    <w:rsid w:val="00393570"/>
    <w:rsid w:val="0039480E"/>
    <w:rsid w:val="003952AA"/>
    <w:rsid w:val="00396388"/>
    <w:rsid w:val="00396726"/>
    <w:rsid w:val="00396B1C"/>
    <w:rsid w:val="00397EB0"/>
    <w:rsid w:val="00397FB2"/>
    <w:rsid w:val="003A00CB"/>
    <w:rsid w:val="003A04AC"/>
    <w:rsid w:val="003A07D3"/>
    <w:rsid w:val="003A11CA"/>
    <w:rsid w:val="003A1211"/>
    <w:rsid w:val="003A1D2B"/>
    <w:rsid w:val="003A1EA3"/>
    <w:rsid w:val="003A2371"/>
    <w:rsid w:val="003A2E75"/>
    <w:rsid w:val="003A3690"/>
    <w:rsid w:val="003A3F83"/>
    <w:rsid w:val="003A420B"/>
    <w:rsid w:val="003A4267"/>
    <w:rsid w:val="003A4322"/>
    <w:rsid w:val="003A43A3"/>
    <w:rsid w:val="003A45CB"/>
    <w:rsid w:val="003A4BBC"/>
    <w:rsid w:val="003A52FA"/>
    <w:rsid w:val="003A5ED5"/>
    <w:rsid w:val="003A691B"/>
    <w:rsid w:val="003A79E4"/>
    <w:rsid w:val="003A7B1C"/>
    <w:rsid w:val="003A7C26"/>
    <w:rsid w:val="003A7E68"/>
    <w:rsid w:val="003B0252"/>
    <w:rsid w:val="003B0984"/>
    <w:rsid w:val="003B1137"/>
    <w:rsid w:val="003B1156"/>
    <w:rsid w:val="003B238D"/>
    <w:rsid w:val="003B3DCF"/>
    <w:rsid w:val="003B484F"/>
    <w:rsid w:val="003B4A5E"/>
    <w:rsid w:val="003B5099"/>
    <w:rsid w:val="003B5DAB"/>
    <w:rsid w:val="003B635D"/>
    <w:rsid w:val="003B68C8"/>
    <w:rsid w:val="003B6E7B"/>
    <w:rsid w:val="003C099E"/>
    <w:rsid w:val="003C0EBB"/>
    <w:rsid w:val="003C1527"/>
    <w:rsid w:val="003C1B70"/>
    <w:rsid w:val="003C4FB1"/>
    <w:rsid w:val="003C55DD"/>
    <w:rsid w:val="003C56AB"/>
    <w:rsid w:val="003C59FF"/>
    <w:rsid w:val="003C5C54"/>
    <w:rsid w:val="003C5F60"/>
    <w:rsid w:val="003C62BE"/>
    <w:rsid w:val="003C6640"/>
    <w:rsid w:val="003C6706"/>
    <w:rsid w:val="003C6D03"/>
    <w:rsid w:val="003C6EDF"/>
    <w:rsid w:val="003C7045"/>
    <w:rsid w:val="003C739C"/>
    <w:rsid w:val="003D0179"/>
    <w:rsid w:val="003D0686"/>
    <w:rsid w:val="003D12C1"/>
    <w:rsid w:val="003D1636"/>
    <w:rsid w:val="003D1873"/>
    <w:rsid w:val="003D19F7"/>
    <w:rsid w:val="003D4460"/>
    <w:rsid w:val="003D4583"/>
    <w:rsid w:val="003D4719"/>
    <w:rsid w:val="003D485C"/>
    <w:rsid w:val="003D4F7C"/>
    <w:rsid w:val="003D5574"/>
    <w:rsid w:val="003D66A1"/>
    <w:rsid w:val="003D6F0F"/>
    <w:rsid w:val="003D73F2"/>
    <w:rsid w:val="003D76DB"/>
    <w:rsid w:val="003D7889"/>
    <w:rsid w:val="003D7D91"/>
    <w:rsid w:val="003D7F2F"/>
    <w:rsid w:val="003D7FDF"/>
    <w:rsid w:val="003E0527"/>
    <w:rsid w:val="003E08AF"/>
    <w:rsid w:val="003E2089"/>
    <w:rsid w:val="003E2CC0"/>
    <w:rsid w:val="003E30E8"/>
    <w:rsid w:val="003E357F"/>
    <w:rsid w:val="003E3AC8"/>
    <w:rsid w:val="003E3AD4"/>
    <w:rsid w:val="003E4D59"/>
    <w:rsid w:val="003E5B1E"/>
    <w:rsid w:val="003E67A5"/>
    <w:rsid w:val="003E6F42"/>
    <w:rsid w:val="003E70F3"/>
    <w:rsid w:val="003E7352"/>
    <w:rsid w:val="003E7CE3"/>
    <w:rsid w:val="003F0DA7"/>
    <w:rsid w:val="003F0EAD"/>
    <w:rsid w:val="003F1D4E"/>
    <w:rsid w:val="003F305B"/>
    <w:rsid w:val="003F340D"/>
    <w:rsid w:val="003F3DFF"/>
    <w:rsid w:val="003F403F"/>
    <w:rsid w:val="003F5171"/>
    <w:rsid w:val="003F762C"/>
    <w:rsid w:val="00400823"/>
    <w:rsid w:val="00400F43"/>
    <w:rsid w:val="004013D6"/>
    <w:rsid w:val="00401780"/>
    <w:rsid w:val="00402E78"/>
    <w:rsid w:val="00403923"/>
    <w:rsid w:val="00403AAD"/>
    <w:rsid w:val="004046D9"/>
    <w:rsid w:val="004049B7"/>
    <w:rsid w:val="004057E2"/>
    <w:rsid w:val="004061E8"/>
    <w:rsid w:val="004065C5"/>
    <w:rsid w:val="0040787C"/>
    <w:rsid w:val="00407939"/>
    <w:rsid w:val="0040796D"/>
    <w:rsid w:val="00407E78"/>
    <w:rsid w:val="0041095D"/>
    <w:rsid w:val="00411426"/>
    <w:rsid w:val="00411531"/>
    <w:rsid w:val="004119B6"/>
    <w:rsid w:val="00412AEB"/>
    <w:rsid w:val="00414BF5"/>
    <w:rsid w:val="00415EB3"/>
    <w:rsid w:val="00416C6B"/>
    <w:rsid w:val="00416EB4"/>
    <w:rsid w:val="004176FB"/>
    <w:rsid w:val="00420781"/>
    <w:rsid w:val="00421CB1"/>
    <w:rsid w:val="00422354"/>
    <w:rsid w:val="00422EDE"/>
    <w:rsid w:val="0042401E"/>
    <w:rsid w:val="00425C5B"/>
    <w:rsid w:val="00426642"/>
    <w:rsid w:val="00426EE4"/>
    <w:rsid w:val="004274EF"/>
    <w:rsid w:val="004275E6"/>
    <w:rsid w:val="004305A0"/>
    <w:rsid w:val="00430A40"/>
    <w:rsid w:val="00430C90"/>
    <w:rsid w:val="00431389"/>
    <w:rsid w:val="00431870"/>
    <w:rsid w:val="00431AA5"/>
    <w:rsid w:val="00431D70"/>
    <w:rsid w:val="00432386"/>
    <w:rsid w:val="00432FA4"/>
    <w:rsid w:val="004336B0"/>
    <w:rsid w:val="004339F3"/>
    <w:rsid w:val="00433AB4"/>
    <w:rsid w:val="00433DFF"/>
    <w:rsid w:val="0043472F"/>
    <w:rsid w:val="00434EDE"/>
    <w:rsid w:val="00434FCA"/>
    <w:rsid w:val="00435C30"/>
    <w:rsid w:val="00435C4C"/>
    <w:rsid w:val="004375E4"/>
    <w:rsid w:val="00440ECC"/>
    <w:rsid w:val="00441320"/>
    <w:rsid w:val="00441ADB"/>
    <w:rsid w:val="00441C92"/>
    <w:rsid w:val="00442ED0"/>
    <w:rsid w:val="00443735"/>
    <w:rsid w:val="00443DE1"/>
    <w:rsid w:val="004440F7"/>
    <w:rsid w:val="0044423C"/>
    <w:rsid w:val="004449FE"/>
    <w:rsid w:val="00445FA2"/>
    <w:rsid w:val="004463C4"/>
    <w:rsid w:val="0045067A"/>
    <w:rsid w:val="0045072C"/>
    <w:rsid w:val="00450FF5"/>
    <w:rsid w:val="004510F3"/>
    <w:rsid w:val="0045158A"/>
    <w:rsid w:val="00451B08"/>
    <w:rsid w:val="004529CB"/>
    <w:rsid w:val="00452C51"/>
    <w:rsid w:val="00452C91"/>
    <w:rsid w:val="00452F74"/>
    <w:rsid w:val="00453646"/>
    <w:rsid w:val="0045389A"/>
    <w:rsid w:val="00453CC4"/>
    <w:rsid w:val="00454183"/>
    <w:rsid w:val="004541A2"/>
    <w:rsid w:val="0045436F"/>
    <w:rsid w:val="0045523D"/>
    <w:rsid w:val="0045556C"/>
    <w:rsid w:val="00455A4D"/>
    <w:rsid w:val="00455E0A"/>
    <w:rsid w:val="00456371"/>
    <w:rsid w:val="00456415"/>
    <w:rsid w:val="00456601"/>
    <w:rsid w:val="00456F35"/>
    <w:rsid w:val="00457037"/>
    <w:rsid w:val="004600EB"/>
    <w:rsid w:val="0046097E"/>
    <w:rsid w:val="00460B80"/>
    <w:rsid w:val="004611F1"/>
    <w:rsid w:val="004612D4"/>
    <w:rsid w:val="00461DA2"/>
    <w:rsid w:val="00461ECA"/>
    <w:rsid w:val="00462157"/>
    <w:rsid w:val="00462737"/>
    <w:rsid w:val="00462D78"/>
    <w:rsid w:val="0046447D"/>
    <w:rsid w:val="00464B28"/>
    <w:rsid w:val="0046688E"/>
    <w:rsid w:val="00466BEE"/>
    <w:rsid w:val="004670AD"/>
    <w:rsid w:val="004670BC"/>
    <w:rsid w:val="00467379"/>
    <w:rsid w:val="004673B5"/>
    <w:rsid w:val="00467427"/>
    <w:rsid w:val="00467E94"/>
    <w:rsid w:val="004700DD"/>
    <w:rsid w:val="00470B9E"/>
    <w:rsid w:val="00471A74"/>
    <w:rsid w:val="00471DBB"/>
    <w:rsid w:val="004727FB"/>
    <w:rsid w:val="004732B4"/>
    <w:rsid w:val="004738CE"/>
    <w:rsid w:val="00473F63"/>
    <w:rsid w:val="004747DE"/>
    <w:rsid w:val="00475CD2"/>
    <w:rsid w:val="00476934"/>
    <w:rsid w:val="00476B81"/>
    <w:rsid w:val="0047774F"/>
    <w:rsid w:val="00480AF1"/>
    <w:rsid w:val="0048190C"/>
    <w:rsid w:val="0048238E"/>
    <w:rsid w:val="004823DA"/>
    <w:rsid w:val="004825F5"/>
    <w:rsid w:val="00482C3C"/>
    <w:rsid w:val="004835DA"/>
    <w:rsid w:val="00484036"/>
    <w:rsid w:val="0048557D"/>
    <w:rsid w:val="0048596E"/>
    <w:rsid w:val="00485DF7"/>
    <w:rsid w:val="0048780D"/>
    <w:rsid w:val="00487D76"/>
    <w:rsid w:val="00487ED4"/>
    <w:rsid w:val="00490726"/>
    <w:rsid w:val="00490A83"/>
    <w:rsid w:val="004910CF"/>
    <w:rsid w:val="004912F3"/>
    <w:rsid w:val="004916E6"/>
    <w:rsid w:val="00491956"/>
    <w:rsid w:val="00491F3A"/>
    <w:rsid w:val="00491FF5"/>
    <w:rsid w:val="00492140"/>
    <w:rsid w:val="00493E2D"/>
    <w:rsid w:val="00495D17"/>
    <w:rsid w:val="00496EF9"/>
    <w:rsid w:val="004A126C"/>
    <w:rsid w:val="004A150C"/>
    <w:rsid w:val="004A16BE"/>
    <w:rsid w:val="004A1C10"/>
    <w:rsid w:val="004A1D44"/>
    <w:rsid w:val="004A1F2B"/>
    <w:rsid w:val="004A2156"/>
    <w:rsid w:val="004A2476"/>
    <w:rsid w:val="004A271F"/>
    <w:rsid w:val="004A2E44"/>
    <w:rsid w:val="004A4AEC"/>
    <w:rsid w:val="004A5559"/>
    <w:rsid w:val="004A56EC"/>
    <w:rsid w:val="004A5BEF"/>
    <w:rsid w:val="004A5CC5"/>
    <w:rsid w:val="004A61D4"/>
    <w:rsid w:val="004A63C4"/>
    <w:rsid w:val="004A6738"/>
    <w:rsid w:val="004A789A"/>
    <w:rsid w:val="004B1C52"/>
    <w:rsid w:val="004B1C91"/>
    <w:rsid w:val="004B1D35"/>
    <w:rsid w:val="004B2AAE"/>
    <w:rsid w:val="004B38FE"/>
    <w:rsid w:val="004B3A04"/>
    <w:rsid w:val="004B4059"/>
    <w:rsid w:val="004B4E36"/>
    <w:rsid w:val="004B601E"/>
    <w:rsid w:val="004B633C"/>
    <w:rsid w:val="004B74FE"/>
    <w:rsid w:val="004B7B33"/>
    <w:rsid w:val="004C07EC"/>
    <w:rsid w:val="004C1061"/>
    <w:rsid w:val="004C15BA"/>
    <w:rsid w:val="004C1D8E"/>
    <w:rsid w:val="004C2191"/>
    <w:rsid w:val="004C2305"/>
    <w:rsid w:val="004C3256"/>
    <w:rsid w:val="004C358B"/>
    <w:rsid w:val="004C3614"/>
    <w:rsid w:val="004C3756"/>
    <w:rsid w:val="004C4456"/>
    <w:rsid w:val="004C4644"/>
    <w:rsid w:val="004C4B3B"/>
    <w:rsid w:val="004C4F7F"/>
    <w:rsid w:val="004C5A93"/>
    <w:rsid w:val="004C6E95"/>
    <w:rsid w:val="004C7B5F"/>
    <w:rsid w:val="004D02A7"/>
    <w:rsid w:val="004D1235"/>
    <w:rsid w:val="004D1B61"/>
    <w:rsid w:val="004D1D0A"/>
    <w:rsid w:val="004D1D91"/>
    <w:rsid w:val="004D22C0"/>
    <w:rsid w:val="004D4EED"/>
    <w:rsid w:val="004D53FD"/>
    <w:rsid w:val="004D548E"/>
    <w:rsid w:val="004D5495"/>
    <w:rsid w:val="004D54A1"/>
    <w:rsid w:val="004D59B9"/>
    <w:rsid w:val="004D6751"/>
    <w:rsid w:val="004D695F"/>
    <w:rsid w:val="004D6A03"/>
    <w:rsid w:val="004D6F34"/>
    <w:rsid w:val="004D723E"/>
    <w:rsid w:val="004D72C2"/>
    <w:rsid w:val="004D771D"/>
    <w:rsid w:val="004D787B"/>
    <w:rsid w:val="004D7B3A"/>
    <w:rsid w:val="004E052B"/>
    <w:rsid w:val="004E1740"/>
    <w:rsid w:val="004E1974"/>
    <w:rsid w:val="004E1E3B"/>
    <w:rsid w:val="004E2707"/>
    <w:rsid w:val="004E2C97"/>
    <w:rsid w:val="004E2E28"/>
    <w:rsid w:val="004E30CC"/>
    <w:rsid w:val="004E3696"/>
    <w:rsid w:val="004E3841"/>
    <w:rsid w:val="004E3FF3"/>
    <w:rsid w:val="004E4081"/>
    <w:rsid w:val="004E40B6"/>
    <w:rsid w:val="004E4FE4"/>
    <w:rsid w:val="004E52EA"/>
    <w:rsid w:val="004E599C"/>
    <w:rsid w:val="004E5A0E"/>
    <w:rsid w:val="004E6329"/>
    <w:rsid w:val="004E65F4"/>
    <w:rsid w:val="004E6DB0"/>
    <w:rsid w:val="004E6F35"/>
    <w:rsid w:val="004E70BC"/>
    <w:rsid w:val="004E74EC"/>
    <w:rsid w:val="004E7856"/>
    <w:rsid w:val="004F0D33"/>
    <w:rsid w:val="004F1E3B"/>
    <w:rsid w:val="004F334B"/>
    <w:rsid w:val="004F4AD0"/>
    <w:rsid w:val="004F522C"/>
    <w:rsid w:val="004F5C96"/>
    <w:rsid w:val="004F6408"/>
    <w:rsid w:val="004F736C"/>
    <w:rsid w:val="004F7CF4"/>
    <w:rsid w:val="00501566"/>
    <w:rsid w:val="00502F91"/>
    <w:rsid w:val="00503E0F"/>
    <w:rsid w:val="00504A60"/>
    <w:rsid w:val="00505C15"/>
    <w:rsid w:val="00506170"/>
    <w:rsid w:val="00507227"/>
    <w:rsid w:val="00507BF7"/>
    <w:rsid w:val="00512456"/>
    <w:rsid w:val="005131E9"/>
    <w:rsid w:val="005133D3"/>
    <w:rsid w:val="00514195"/>
    <w:rsid w:val="005145E5"/>
    <w:rsid w:val="005147DF"/>
    <w:rsid w:val="00514BC7"/>
    <w:rsid w:val="0051639E"/>
    <w:rsid w:val="00516B9C"/>
    <w:rsid w:val="00517203"/>
    <w:rsid w:val="005176C6"/>
    <w:rsid w:val="00517EEE"/>
    <w:rsid w:val="0052017D"/>
    <w:rsid w:val="0052298B"/>
    <w:rsid w:val="00522F8F"/>
    <w:rsid w:val="00523195"/>
    <w:rsid w:val="00523EC3"/>
    <w:rsid w:val="00524346"/>
    <w:rsid w:val="00524A8B"/>
    <w:rsid w:val="00525817"/>
    <w:rsid w:val="005258B5"/>
    <w:rsid w:val="00525A73"/>
    <w:rsid w:val="00525A99"/>
    <w:rsid w:val="005270FE"/>
    <w:rsid w:val="005274A3"/>
    <w:rsid w:val="00527C89"/>
    <w:rsid w:val="00527ECF"/>
    <w:rsid w:val="0053042D"/>
    <w:rsid w:val="00531650"/>
    <w:rsid w:val="00533171"/>
    <w:rsid w:val="005341E2"/>
    <w:rsid w:val="00534274"/>
    <w:rsid w:val="005343E5"/>
    <w:rsid w:val="005346F5"/>
    <w:rsid w:val="0053530A"/>
    <w:rsid w:val="005360DC"/>
    <w:rsid w:val="00536338"/>
    <w:rsid w:val="005367D1"/>
    <w:rsid w:val="00536C35"/>
    <w:rsid w:val="00536E5D"/>
    <w:rsid w:val="005377C8"/>
    <w:rsid w:val="00540195"/>
    <w:rsid w:val="0054057B"/>
    <w:rsid w:val="00540825"/>
    <w:rsid w:val="00540FFD"/>
    <w:rsid w:val="00541B08"/>
    <w:rsid w:val="005423DD"/>
    <w:rsid w:val="00542F3B"/>
    <w:rsid w:val="00542FA6"/>
    <w:rsid w:val="00543131"/>
    <w:rsid w:val="0054351E"/>
    <w:rsid w:val="0054362D"/>
    <w:rsid w:val="0054471D"/>
    <w:rsid w:val="00544D33"/>
    <w:rsid w:val="00545C81"/>
    <w:rsid w:val="0054608E"/>
    <w:rsid w:val="005462CE"/>
    <w:rsid w:val="005471CB"/>
    <w:rsid w:val="0054767B"/>
    <w:rsid w:val="00551513"/>
    <w:rsid w:val="005516CC"/>
    <w:rsid w:val="00551D44"/>
    <w:rsid w:val="0055231E"/>
    <w:rsid w:val="005526DD"/>
    <w:rsid w:val="005527B3"/>
    <w:rsid w:val="00552965"/>
    <w:rsid w:val="00552AA8"/>
    <w:rsid w:val="00553230"/>
    <w:rsid w:val="00554E4C"/>
    <w:rsid w:val="00555017"/>
    <w:rsid w:val="0055585D"/>
    <w:rsid w:val="00555B0C"/>
    <w:rsid w:val="00555F93"/>
    <w:rsid w:val="0055622E"/>
    <w:rsid w:val="00556B81"/>
    <w:rsid w:val="005603F9"/>
    <w:rsid w:val="0056041C"/>
    <w:rsid w:val="00560BAB"/>
    <w:rsid w:val="00560FE2"/>
    <w:rsid w:val="00561403"/>
    <w:rsid w:val="00562CB7"/>
    <w:rsid w:val="00563430"/>
    <w:rsid w:val="00563C0A"/>
    <w:rsid w:val="00563F0A"/>
    <w:rsid w:val="005640B3"/>
    <w:rsid w:val="00564434"/>
    <w:rsid w:val="005646A7"/>
    <w:rsid w:val="0056492C"/>
    <w:rsid w:val="00564A72"/>
    <w:rsid w:val="00564D0D"/>
    <w:rsid w:val="00565022"/>
    <w:rsid w:val="005655D7"/>
    <w:rsid w:val="00565D1E"/>
    <w:rsid w:val="00565D2F"/>
    <w:rsid w:val="00565FA9"/>
    <w:rsid w:val="00566083"/>
    <w:rsid w:val="005669E9"/>
    <w:rsid w:val="00567DB8"/>
    <w:rsid w:val="005705D0"/>
    <w:rsid w:val="00570B41"/>
    <w:rsid w:val="0057136B"/>
    <w:rsid w:val="00572EEF"/>
    <w:rsid w:val="00572F77"/>
    <w:rsid w:val="0057305F"/>
    <w:rsid w:val="00573107"/>
    <w:rsid w:val="005732A2"/>
    <w:rsid w:val="00573E28"/>
    <w:rsid w:val="00574DBB"/>
    <w:rsid w:val="00576419"/>
    <w:rsid w:val="005764CE"/>
    <w:rsid w:val="00576A54"/>
    <w:rsid w:val="00576DD5"/>
    <w:rsid w:val="00577B0D"/>
    <w:rsid w:val="005808F6"/>
    <w:rsid w:val="00580FE4"/>
    <w:rsid w:val="005814A1"/>
    <w:rsid w:val="00582306"/>
    <w:rsid w:val="0058365D"/>
    <w:rsid w:val="00584491"/>
    <w:rsid w:val="005844F5"/>
    <w:rsid w:val="00584DE7"/>
    <w:rsid w:val="00585ECB"/>
    <w:rsid w:val="00586296"/>
    <w:rsid w:val="005862A7"/>
    <w:rsid w:val="005862E2"/>
    <w:rsid w:val="005864CE"/>
    <w:rsid w:val="00586BD3"/>
    <w:rsid w:val="005905D6"/>
    <w:rsid w:val="005910A0"/>
    <w:rsid w:val="00591820"/>
    <w:rsid w:val="0059198C"/>
    <w:rsid w:val="0059201B"/>
    <w:rsid w:val="00592F4C"/>
    <w:rsid w:val="00592F89"/>
    <w:rsid w:val="00593922"/>
    <w:rsid w:val="00593AD0"/>
    <w:rsid w:val="0059405B"/>
    <w:rsid w:val="00595571"/>
    <w:rsid w:val="00596C30"/>
    <w:rsid w:val="005973F7"/>
    <w:rsid w:val="005A006D"/>
    <w:rsid w:val="005A037A"/>
    <w:rsid w:val="005A0E8F"/>
    <w:rsid w:val="005A20D7"/>
    <w:rsid w:val="005A2BA8"/>
    <w:rsid w:val="005A2EE9"/>
    <w:rsid w:val="005A3165"/>
    <w:rsid w:val="005A345A"/>
    <w:rsid w:val="005A36A7"/>
    <w:rsid w:val="005A49F8"/>
    <w:rsid w:val="005A54A2"/>
    <w:rsid w:val="005A5AA2"/>
    <w:rsid w:val="005A5B04"/>
    <w:rsid w:val="005A5B73"/>
    <w:rsid w:val="005A5D2A"/>
    <w:rsid w:val="005A5F01"/>
    <w:rsid w:val="005A60A4"/>
    <w:rsid w:val="005A6781"/>
    <w:rsid w:val="005A69AC"/>
    <w:rsid w:val="005A6DBA"/>
    <w:rsid w:val="005A7174"/>
    <w:rsid w:val="005B00A4"/>
    <w:rsid w:val="005B143E"/>
    <w:rsid w:val="005B1712"/>
    <w:rsid w:val="005B1AE4"/>
    <w:rsid w:val="005B28C0"/>
    <w:rsid w:val="005B3488"/>
    <w:rsid w:val="005B4A84"/>
    <w:rsid w:val="005B4E99"/>
    <w:rsid w:val="005B5AF5"/>
    <w:rsid w:val="005B67D2"/>
    <w:rsid w:val="005B6A4D"/>
    <w:rsid w:val="005C008D"/>
    <w:rsid w:val="005C0A5A"/>
    <w:rsid w:val="005C17E1"/>
    <w:rsid w:val="005C3A64"/>
    <w:rsid w:val="005C441C"/>
    <w:rsid w:val="005C5CFE"/>
    <w:rsid w:val="005C6A25"/>
    <w:rsid w:val="005C74F8"/>
    <w:rsid w:val="005C7E39"/>
    <w:rsid w:val="005D09D8"/>
    <w:rsid w:val="005D0D11"/>
    <w:rsid w:val="005D149D"/>
    <w:rsid w:val="005D1726"/>
    <w:rsid w:val="005D1B9A"/>
    <w:rsid w:val="005D1D78"/>
    <w:rsid w:val="005D2503"/>
    <w:rsid w:val="005D3603"/>
    <w:rsid w:val="005D5483"/>
    <w:rsid w:val="005D54E6"/>
    <w:rsid w:val="005D600B"/>
    <w:rsid w:val="005D603F"/>
    <w:rsid w:val="005E058C"/>
    <w:rsid w:val="005E0927"/>
    <w:rsid w:val="005E0B2C"/>
    <w:rsid w:val="005E0DB2"/>
    <w:rsid w:val="005E0EE8"/>
    <w:rsid w:val="005E15F2"/>
    <w:rsid w:val="005E2636"/>
    <w:rsid w:val="005E2F4D"/>
    <w:rsid w:val="005E3521"/>
    <w:rsid w:val="005E39D3"/>
    <w:rsid w:val="005E40AF"/>
    <w:rsid w:val="005E443A"/>
    <w:rsid w:val="005E4483"/>
    <w:rsid w:val="005E49DA"/>
    <w:rsid w:val="005E4DED"/>
    <w:rsid w:val="005E5182"/>
    <w:rsid w:val="005E571F"/>
    <w:rsid w:val="005E5781"/>
    <w:rsid w:val="005E74E9"/>
    <w:rsid w:val="005E7724"/>
    <w:rsid w:val="005E7D36"/>
    <w:rsid w:val="005F06C1"/>
    <w:rsid w:val="005F1F27"/>
    <w:rsid w:val="005F50DF"/>
    <w:rsid w:val="005F53B8"/>
    <w:rsid w:val="005F5A73"/>
    <w:rsid w:val="005F5F06"/>
    <w:rsid w:val="005F6422"/>
    <w:rsid w:val="005F67C6"/>
    <w:rsid w:val="005F6CCA"/>
    <w:rsid w:val="005F7DC4"/>
    <w:rsid w:val="006004D3"/>
    <w:rsid w:val="006005BD"/>
    <w:rsid w:val="006007ED"/>
    <w:rsid w:val="006008A9"/>
    <w:rsid w:val="00600FA1"/>
    <w:rsid w:val="006018E4"/>
    <w:rsid w:val="00601AE2"/>
    <w:rsid w:val="0060242F"/>
    <w:rsid w:val="00603203"/>
    <w:rsid w:val="006034BA"/>
    <w:rsid w:val="00603C88"/>
    <w:rsid w:val="006057C3"/>
    <w:rsid w:val="00605A7F"/>
    <w:rsid w:val="00605EB3"/>
    <w:rsid w:val="00606E08"/>
    <w:rsid w:val="00606FF8"/>
    <w:rsid w:val="00610748"/>
    <w:rsid w:val="00610F62"/>
    <w:rsid w:val="00611945"/>
    <w:rsid w:val="0061200C"/>
    <w:rsid w:val="006121E6"/>
    <w:rsid w:val="006130B0"/>
    <w:rsid w:val="00613237"/>
    <w:rsid w:val="00613B18"/>
    <w:rsid w:val="006156B8"/>
    <w:rsid w:val="00617B5C"/>
    <w:rsid w:val="00620916"/>
    <w:rsid w:val="00620C0B"/>
    <w:rsid w:val="00620E3E"/>
    <w:rsid w:val="0062134E"/>
    <w:rsid w:val="00621EBC"/>
    <w:rsid w:val="00621EE8"/>
    <w:rsid w:val="00622493"/>
    <w:rsid w:val="006226E8"/>
    <w:rsid w:val="00622F41"/>
    <w:rsid w:val="00623E5B"/>
    <w:rsid w:val="006251E4"/>
    <w:rsid w:val="0062593C"/>
    <w:rsid w:val="00625A41"/>
    <w:rsid w:val="0062640B"/>
    <w:rsid w:val="00626CC3"/>
    <w:rsid w:val="00627769"/>
    <w:rsid w:val="00627FA5"/>
    <w:rsid w:val="00630F10"/>
    <w:rsid w:val="0063127F"/>
    <w:rsid w:val="006312B1"/>
    <w:rsid w:val="0063162D"/>
    <w:rsid w:val="00631874"/>
    <w:rsid w:val="006328D7"/>
    <w:rsid w:val="00633589"/>
    <w:rsid w:val="00634894"/>
    <w:rsid w:val="00634C0D"/>
    <w:rsid w:val="00634D0E"/>
    <w:rsid w:val="00634EF7"/>
    <w:rsid w:val="0063559F"/>
    <w:rsid w:val="00635847"/>
    <w:rsid w:val="0063680A"/>
    <w:rsid w:val="00636866"/>
    <w:rsid w:val="006376D9"/>
    <w:rsid w:val="00637811"/>
    <w:rsid w:val="00637FD7"/>
    <w:rsid w:val="0064016F"/>
    <w:rsid w:val="006405DC"/>
    <w:rsid w:val="00640A72"/>
    <w:rsid w:val="00641A81"/>
    <w:rsid w:val="00641EB8"/>
    <w:rsid w:val="00642C93"/>
    <w:rsid w:val="006430EB"/>
    <w:rsid w:val="00643108"/>
    <w:rsid w:val="0064314F"/>
    <w:rsid w:val="006436EB"/>
    <w:rsid w:val="00643C2D"/>
    <w:rsid w:val="00643CAB"/>
    <w:rsid w:val="00643F82"/>
    <w:rsid w:val="00644C98"/>
    <w:rsid w:val="00645B03"/>
    <w:rsid w:val="00645BCE"/>
    <w:rsid w:val="00645FD2"/>
    <w:rsid w:val="00646649"/>
    <w:rsid w:val="00646A1D"/>
    <w:rsid w:val="00646B81"/>
    <w:rsid w:val="00646EEA"/>
    <w:rsid w:val="00647241"/>
    <w:rsid w:val="00647462"/>
    <w:rsid w:val="00647B63"/>
    <w:rsid w:val="00647D30"/>
    <w:rsid w:val="0065109B"/>
    <w:rsid w:val="00651470"/>
    <w:rsid w:val="00652A7D"/>
    <w:rsid w:val="00652B95"/>
    <w:rsid w:val="006530FD"/>
    <w:rsid w:val="0065469E"/>
    <w:rsid w:val="00654960"/>
    <w:rsid w:val="006549E4"/>
    <w:rsid w:val="00654B31"/>
    <w:rsid w:val="00654C03"/>
    <w:rsid w:val="00655362"/>
    <w:rsid w:val="006559A2"/>
    <w:rsid w:val="00655EEA"/>
    <w:rsid w:val="00655F3A"/>
    <w:rsid w:val="00655FF0"/>
    <w:rsid w:val="0065611C"/>
    <w:rsid w:val="0065623C"/>
    <w:rsid w:val="006564B4"/>
    <w:rsid w:val="00657736"/>
    <w:rsid w:val="00657980"/>
    <w:rsid w:val="006600DB"/>
    <w:rsid w:val="00661353"/>
    <w:rsid w:val="00661E7D"/>
    <w:rsid w:val="0066229A"/>
    <w:rsid w:val="00663204"/>
    <w:rsid w:val="0066370A"/>
    <w:rsid w:val="006644AC"/>
    <w:rsid w:val="006647F8"/>
    <w:rsid w:val="00664A98"/>
    <w:rsid w:val="0066568E"/>
    <w:rsid w:val="00665E0D"/>
    <w:rsid w:val="00666644"/>
    <w:rsid w:val="00667A53"/>
    <w:rsid w:val="00667DD0"/>
    <w:rsid w:val="0067043F"/>
    <w:rsid w:val="00670512"/>
    <w:rsid w:val="006708ED"/>
    <w:rsid w:val="006712BB"/>
    <w:rsid w:val="006724BB"/>
    <w:rsid w:val="0067252E"/>
    <w:rsid w:val="00672575"/>
    <w:rsid w:val="00672637"/>
    <w:rsid w:val="00672A3D"/>
    <w:rsid w:val="00672ADC"/>
    <w:rsid w:val="0067411D"/>
    <w:rsid w:val="006747E4"/>
    <w:rsid w:val="00674961"/>
    <w:rsid w:val="00674BE3"/>
    <w:rsid w:val="00674C65"/>
    <w:rsid w:val="00674EE3"/>
    <w:rsid w:val="00675601"/>
    <w:rsid w:val="006776A0"/>
    <w:rsid w:val="00680204"/>
    <w:rsid w:val="006804AB"/>
    <w:rsid w:val="006810FA"/>
    <w:rsid w:val="00682370"/>
    <w:rsid w:val="00682850"/>
    <w:rsid w:val="00682F08"/>
    <w:rsid w:val="00683D82"/>
    <w:rsid w:val="00684270"/>
    <w:rsid w:val="00685560"/>
    <w:rsid w:val="0068556B"/>
    <w:rsid w:val="0068666B"/>
    <w:rsid w:val="00686A43"/>
    <w:rsid w:val="006900EB"/>
    <w:rsid w:val="00690B70"/>
    <w:rsid w:val="00690FD4"/>
    <w:rsid w:val="0069168A"/>
    <w:rsid w:val="006920EE"/>
    <w:rsid w:val="006923B6"/>
    <w:rsid w:val="00692772"/>
    <w:rsid w:val="00693274"/>
    <w:rsid w:val="00693ABC"/>
    <w:rsid w:val="00693B8D"/>
    <w:rsid w:val="006951DB"/>
    <w:rsid w:val="0069534C"/>
    <w:rsid w:val="00695531"/>
    <w:rsid w:val="00695616"/>
    <w:rsid w:val="0069570C"/>
    <w:rsid w:val="0069592D"/>
    <w:rsid w:val="00696285"/>
    <w:rsid w:val="006971F7"/>
    <w:rsid w:val="006972E7"/>
    <w:rsid w:val="0069733D"/>
    <w:rsid w:val="0069769F"/>
    <w:rsid w:val="00697ABE"/>
    <w:rsid w:val="006A0D5D"/>
    <w:rsid w:val="006A0FD0"/>
    <w:rsid w:val="006A1277"/>
    <w:rsid w:val="006A1318"/>
    <w:rsid w:val="006A20A7"/>
    <w:rsid w:val="006A25E7"/>
    <w:rsid w:val="006A31B0"/>
    <w:rsid w:val="006A3780"/>
    <w:rsid w:val="006A3B9C"/>
    <w:rsid w:val="006A3BB9"/>
    <w:rsid w:val="006A490F"/>
    <w:rsid w:val="006A55C8"/>
    <w:rsid w:val="006A57BE"/>
    <w:rsid w:val="006A6162"/>
    <w:rsid w:val="006A6A1D"/>
    <w:rsid w:val="006A6BD3"/>
    <w:rsid w:val="006A7818"/>
    <w:rsid w:val="006A7F24"/>
    <w:rsid w:val="006B0016"/>
    <w:rsid w:val="006B006F"/>
    <w:rsid w:val="006B0489"/>
    <w:rsid w:val="006B11D2"/>
    <w:rsid w:val="006B1706"/>
    <w:rsid w:val="006B1C24"/>
    <w:rsid w:val="006B1C7B"/>
    <w:rsid w:val="006B1E5D"/>
    <w:rsid w:val="006B2145"/>
    <w:rsid w:val="006B236F"/>
    <w:rsid w:val="006B28E6"/>
    <w:rsid w:val="006B2AF3"/>
    <w:rsid w:val="006B34FA"/>
    <w:rsid w:val="006B4F45"/>
    <w:rsid w:val="006B5074"/>
    <w:rsid w:val="006B50E3"/>
    <w:rsid w:val="006B55A6"/>
    <w:rsid w:val="006B5B45"/>
    <w:rsid w:val="006B61AD"/>
    <w:rsid w:val="006B6623"/>
    <w:rsid w:val="006B6DEB"/>
    <w:rsid w:val="006B713A"/>
    <w:rsid w:val="006B7311"/>
    <w:rsid w:val="006B73BF"/>
    <w:rsid w:val="006B7F63"/>
    <w:rsid w:val="006C07F2"/>
    <w:rsid w:val="006C0C7A"/>
    <w:rsid w:val="006C18E7"/>
    <w:rsid w:val="006C23E5"/>
    <w:rsid w:val="006C3D4D"/>
    <w:rsid w:val="006C408C"/>
    <w:rsid w:val="006C4799"/>
    <w:rsid w:val="006C5A93"/>
    <w:rsid w:val="006C6430"/>
    <w:rsid w:val="006C7257"/>
    <w:rsid w:val="006C7D69"/>
    <w:rsid w:val="006C7F61"/>
    <w:rsid w:val="006D00EF"/>
    <w:rsid w:val="006D14E1"/>
    <w:rsid w:val="006D154B"/>
    <w:rsid w:val="006D192B"/>
    <w:rsid w:val="006D267B"/>
    <w:rsid w:val="006D3C4C"/>
    <w:rsid w:val="006D3D79"/>
    <w:rsid w:val="006D559F"/>
    <w:rsid w:val="006D55F2"/>
    <w:rsid w:val="006D568B"/>
    <w:rsid w:val="006D5869"/>
    <w:rsid w:val="006D5C37"/>
    <w:rsid w:val="006D644F"/>
    <w:rsid w:val="006D6AB7"/>
    <w:rsid w:val="006D6FA3"/>
    <w:rsid w:val="006D7891"/>
    <w:rsid w:val="006E09D8"/>
    <w:rsid w:val="006E0AEB"/>
    <w:rsid w:val="006E12BA"/>
    <w:rsid w:val="006E1629"/>
    <w:rsid w:val="006E28BA"/>
    <w:rsid w:val="006E2E17"/>
    <w:rsid w:val="006E31C0"/>
    <w:rsid w:val="006E3890"/>
    <w:rsid w:val="006E4973"/>
    <w:rsid w:val="006E4FE1"/>
    <w:rsid w:val="006E53AA"/>
    <w:rsid w:val="006E5C27"/>
    <w:rsid w:val="006E70A5"/>
    <w:rsid w:val="006E7275"/>
    <w:rsid w:val="006F0249"/>
    <w:rsid w:val="006F02A0"/>
    <w:rsid w:val="006F0689"/>
    <w:rsid w:val="006F0A3B"/>
    <w:rsid w:val="006F0ED0"/>
    <w:rsid w:val="006F1451"/>
    <w:rsid w:val="006F20AA"/>
    <w:rsid w:val="006F20CF"/>
    <w:rsid w:val="006F32F0"/>
    <w:rsid w:val="006F34A8"/>
    <w:rsid w:val="006F3650"/>
    <w:rsid w:val="006F38B8"/>
    <w:rsid w:val="006F3F7D"/>
    <w:rsid w:val="006F66B4"/>
    <w:rsid w:val="006F6754"/>
    <w:rsid w:val="006F7C72"/>
    <w:rsid w:val="0070116F"/>
    <w:rsid w:val="00701D5A"/>
    <w:rsid w:val="00702D67"/>
    <w:rsid w:val="00703447"/>
    <w:rsid w:val="0070409F"/>
    <w:rsid w:val="00704659"/>
    <w:rsid w:val="00704916"/>
    <w:rsid w:val="00705806"/>
    <w:rsid w:val="00705B1B"/>
    <w:rsid w:val="00706A45"/>
    <w:rsid w:val="00706DAE"/>
    <w:rsid w:val="007070A9"/>
    <w:rsid w:val="00707893"/>
    <w:rsid w:val="00707F9A"/>
    <w:rsid w:val="007102D9"/>
    <w:rsid w:val="0071054C"/>
    <w:rsid w:val="007109F6"/>
    <w:rsid w:val="00710A03"/>
    <w:rsid w:val="007112DF"/>
    <w:rsid w:val="007113DE"/>
    <w:rsid w:val="00711C12"/>
    <w:rsid w:val="00712386"/>
    <w:rsid w:val="00712403"/>
    <w:rsid w:val="00712E19"/>
    <w:rsid w:val="00713CB5"/>
    <w:rsid w:val="00714332"/>
    <w:rsid w:val="00714E40"/>
    <w:rsid w:val="00714F62"/>
    <w:rsid w:val="007151D7"/>
    <w:rsid w:val="00715463"/>
    <w:rsid w:val="00715F09"/>
    <w:rsid w:val="00716192"/>
    <w:rsid w:val="00716F52"/>
    <w:rsid w:val="0071742C"/>
    <w:rsid w:val="007178AE"/>
    <w:rsid w:val="0071797C"/>
    <w:rsid w:val="00720150"/>
    <w:rsid w:val="007204B5"/>
    <w:rsid w:val="007210EC"/>
    <w:rsid w:val="0072226A"/>
    <w:rsid w:val="007232A6"/>
    <w:rsid w:val="00724340"/>
    <w:rsid w:val="00726235"/>
    <w:rsid w:val="007262E8"/>
    <w:rsid w:val="0072674D"/>
    <w:rsid w:val="007267E6"/>
    <w:rsid w:val="00727A8F"/>
    <w:rsid w:val="0073004E"/>
    <w:rsid w:val="0073051B"/>
    <w:rsid w:val="0073078D"/>
    <w:rsid w:val="00730941"/>
    <w:rsid w:val="007309D1"/>
    <w:rsid w:val="00730A41"/>
    <w:rsid w:val="00731935"/>
    <w:rsid w:val="00731B0E"/>
    <w:rsid w:val="00732285"/>
    <w:rsid w:val="007329CB"/>
    <w:rsid w:val="00733118"/>
    <w:rsid w:val="0073328F"/>
    <w:rsid w:val="00733A18"/>
    <w:rsid w:val="00733EF0"/>
    <w:rsid w:val="0073418E"/>
    <w:rsid w:val="00735080"/>
    <w:rsid w:val="00736793"/>
    <w:rsid w:val="0073731D"/>
    <w:rsid w:val="007406D9"/>
    <w:rsid w:val="00740D60"/>
    <w:rsid w:val="007416A5"/>
    <w:rsid w:val="0074204D"/>
    <w:rsid w:val="0074215D"/>
    <w:rsid w:val="007427FE"/>
    <w:rsid w:val="00743620"/>
    <w:rsid w:val="007439FE"/>
    <w:rsid w:val="00744216"/>
    <w:rsid w:val="00744C79"/>
    <w:rsid w:val="00745872"/>
    <w:rsid w:val="007468CF"/>
    <w:rsid w:val="00747C60"/>
    <w:rsid w:val="007503B1"/>
    <w:rsid w:val="00751026"/>
    <w:rsid w:val="007527C7"/>
    <w:rsid w:val="0075285B"/>
    <w:rsid w:val="00752AD2"/>
    <w:rsid w:val="00753ED3"/>
    <w:rsid w:val="00754021"/>
    <w:rsid w:val="007550B0"/>
    <w:rsid w:val="0075598F"/>
    <w:rsid w:val="00756175"/>
    <w:rsid w:val="0075650C"/>
    <w:rsid w:val="00756842"/>
    <w:rsid w:val="0075694F"/>
    <w:rsid w:val="0075769B"/>
    <w:rsid w:val="00760056"/>
    <w:rsid w:val="007604D3"/>
    <w:rsid w:val="00760AB6"/>
    <w:rsid w:val="00760D80"/>
    <w:rsid w:val="00761575"/>
    <w:rsid w:val="0076168F"/>
    <w:rsid w:val="00761E17"/>
    <w:rsid w:val="007627D1"/>
    <w:rsid w:val="00763551"/>
    <w:rsid w:val="00763608"/>
    <w:rsid w:val="00763A09"/>
    <w:rsid w:val="00763A6E"/>
    <w:rsid w:val="0076468A"/>
    <w:rsid w:val="0076533D"/>
    <w:rsid w:val="00765952"/>
    <w:rsid w:val="00765A7E"/>
    <w:rsid w:val="00766462"/>
    <w:rsid w:val="0076688A"/>
    <w:rsid w:val="00766A63"/>
    <w:rsid w:val="00767000"/>
    <w:rsid w:val="007675DB"/>
    <w:rsid w:val="00767EE3"/>
    <w:rsid w:val="007706EC"/>
    <w:rsid w:val="00770CBE"/>
    <w:rsid w:val="00770ED7"/>
    <w:rsid w:val="00771BEE"/>
    <w:rsid w:val="00771C82"/>
    <w:rsid w:val="00771E90"/>
    <w:rsid w:val="00772334"/>
    <w:rsid w:val="0077336E"/>
    <w:rsid w:val="00774383"/>
    <w:rsid w:val="0077476F"/>
    <w:rsid w:val="00774999"/>
    <w:rsid w:val="00774A1B"/>
    <w:rsid w:val="00775211"/>
    <w:rsid w:val="00775B85"/>
    <w:rsid w:val="007766E9"/>
    <w:rsid w:val="007769B8"/>
    <w:rsid w:val="00776B5A"/>
    <w:rsid w:val="00776DF3"/>
    <w:rsid w:val="007770AD"/>
    <w:rsid w:val="007779D8"/>
    <w:rsid w:val="0078004D"/>
    <w:rsid w:val="007802A7"/>
    <w:rsid w:val="00780E63"/>
    <w:rsid w:val="007810E8"/>
    <w:rsid w:val="007823E2"/>
    <w:rsid w:val="007824C4"/>
    <w:rsid w:val="007825E8"/>
    <w:rsid w:val="00782920"/>
    <w:rsid w:val="007833C8"/>
    <w:rsid w:val="00786156"/>
    <w:rsid w:val="00786D09"/>
    <w:rsid w:val="00787EE1"/>
    <w:rsid w:val="007906B0"/>
    <w:rsid w:val="0079072A"/>
    <w:rsid w:val="007907B8"/>
    <w:rsid w:val="00791CB2"/>
    <w:rsid w:val="00791F64"/>
    <w:rsid w:val="007939B3"/>
    <w:rsid w:val="00793ADC"/>
    <w:rsid w:val="00793FE0"/>
    <w:rsid w:val="0079435F"/>
    <w:rsid w:val="00795507"/>
    <w:rsid w:val="00796053"/>
    <w:rsid w:val="00797146"/>
    <w:rsid w:val="007972CB"/>
    <w:rsid w:val="0079739E"/>
    <w:rsid w:val="007973CB"/>
    <w:rsid w:val="007A050C"/>
    <w:rsid w:val="007A09E1"/>
    <w:rsid w:val="007A0ABF"/>
    <w:rsid w:val="007A0E04"/>
    <w:rsid w:val="007A2019"/>
    <w:rsid w:val="007A2763"/>
    <w:rsid w:val="007A323D"/>
    <w:rsid w:val="007A4654"/>
    <w:rsid w:val="007A4745"/>
    <w:rsid w:val="007A4EC5"/>
    <w:rsid w:val="007A4F47"/>
    <w:rsid w:val="007A564B"/>
    <w:rsid w:val="007A5B92"/>
    <w:rsid w:val="007A5C15"/>
    <w:rsid w:val="007A5D12"/>
    <w:rsid w:val="007A617F"/>
    <w:rsid w:val="007A69CB"/>
    <w:rsid w:val="007A6F03"/>
    <w:rsid w:val="007A761D"/>
    <w:rsid w:val="007A7A60"/>
    <w:rsid w:val="007A7B40"/>
    <w:rsid w:val="007A7BBB"/>
    <w:rsid w:val="007B0666"/>
    <w:rsid w:val="007B0877"/>
    <w:rsid w:val="007B0BF3"/>
    <w:rsid w:val="007B144A"/>
    <w:rsid w:val="007B1EDC"/>
    <w:rsid w:val="007B3341"/>
    <w:rsid w:val="007B3ACE"/>
    <w:rsid w:val="007B42CD"/>
    <w:rsid w:val="007B5675"/>
    <w:rsid w:val="007B5E7A"/>
    <w:rsid w:val="007B5EC5"/>
    <w:rsid w:val="007B62CE"/>
    <w:rsid w:val="007B64A2"/>
    <w:rsid w:val="007B683E"/>
    <w:rsid w:val="007B748C"/>
    <w:rsid w:val="007B7661"/>
    <w:rsid w:val="007B788E"/>
    <w:rsid w:val="007C06A6"/>
    <w:rsid w:val="007C0A7D"/>
    <w:rsid w:val="007C2034"/>
    <w:rsid w:val="007C4AF1"/>
    <w:rsid w:val="007C4D65"/>
    <w:rsid w:val="007C4D7A"/>
    <w:rsid w:val="007C4DD6"/>
    <w:rsid w:val="007C4E08"/>
    <w:rsid w:val="007C4FFD"/>
    <w:rsid w:val="007C51B1"/>
    <w:rsid w:val="007C5D6A"/>
    <w:rsid w:val="007C5D92"/>
    <w:rsid w:val="007C627D"/>
    <w:rsid w:val="007C6A67"/>
    <w:rsid w:val="007D07C4"/>
    <w:rsid w:val="007D0893"/>
    <w:rsid w:val="007D0B64"/>
    <w:rsid w:val="007D0BDE"/>
    <w:rsid w:val="007D0C85"/>
    <w:rsid w:val="007D0F04"/>
    <w:rsid w:val="007D0FD8"/>
    <w:rsid w:val="007D232A"/>
    <w:rsid w:val="007D34A7"/>
    <w:rsid w:val="007D3869"/>
    <w:rsid w:val="007D38BA"/>
    <w:rsid w:val="007D398A"/>
    <w:rsid w:val="007D4881"/>
    <w:rsid w:val="007D5D90"/>
    <w:rsid w:val="007D607B"/>
    <w:rsid w:val="007D61B9"/>
    <w:rsid w:val="007D79E4"/>
    <w:rsid w:val="007E01EA"/>
    <w:rsid w:val="007E05D4"/>
    <w:rsid w:val="007E0CEC"/>
    <w:rsid w:val="007E1368"/>
    <w:rsid w:val="007E14E4"/>
    <w:rsid w:val="007E1A68"/>
    <w:rsid w:val="007E1E0F"/>
    <w:rsid w:val="007E1EC1"/>
    <w:rsid w:val="007E23B7"/>
    <w:rsid w:val="007E254C"/>
    <w:rsid w:val="007E3339"/>
    <w:rsid w:val="007E34C1"/>
    <w:rsid w:val="007E3AD4"/>
    <w:rsid w:val="007E3CA4"/>
    <w:rsid w:val="007E4584"/>
    <w:rsid w:val="007E523A"/>
    <w:rsid w:val="007E5A7A"/>
    <w:rsid w:val="007E5BFD"/>
    <w:rsid w:val="007E6229"/>
    <w:rsid w:val="007E66AF"/>
    <w:rsid w:val="007E7252"/>
    <w:rsid w:val="007E7555"/>
    <w:rsid w:val="007F0176"/>
    <w:rsid w:val="007F0253"/>
    <w:rsid w:val="007F0582"/>
    <w:rsid w:val="007F21C4"/>
    <w:rsid w:val="007F4657"/>
    <w:rsid w:val="007F4B4C"/>
    <w:rsid w:val="007F54AF"/>
    <w:rsid w:val="007F5C14"/>
    <w:rsid w:val="007F5CFE"/>
    <w:rsid w:val="007F5E24"/>
    <w:rsid w:val="007F5FF6"/>
    <w:rsid w:val="007F63AA"/>
    <w:rsid w:val="007F66AE"/>
    <w:rsid w:val="00800873"/>
    <w:rsid w:val="00800D98"/>
    <w:rsid w:val="00801A2B"/>
    <w:rsid w:val="00802893"/>
    <w:rsid w:val="00802EC5"/>
    <w:rsid w:val="00803B37"/>
    <w:rsid w:val="008040C1"/>
    <w:rsid w:val="00804A1E"/>
    <w:rsid w:val="0080529F"/>
    <w:rsid w:val="00805E1E"/>
    <w:rsid w:val="00806CF3"/>
    <w:rsid w:val="00807F82"/>
    <w:rsid w:val="00810941"/>
    <w:rsid w:val="00810A80"/>
    <w:rsid w:val="00810D26"/>
    <w:rsid w:val="00811E64"/>
    <w:rsid w:val="008125F8"/>
    <w:rsid w:val="00812770"/>
    <w:rsid w:val="0081309A"/>
    <w:rsid w:val="00813B53"/>
    <w:rsid w:val="00814029"/>
    <w:rsid w:val="008156BD"/>
    <w:rsid w:val="0081571D"/>
    <w:rsid w:val="0081592B"/>
    <w:rsid w:val="00816AD0"/>
    <w:rsid w:val="00816CCF"/>
    <w:rsid w:val="00817146"/>
    <w:rsid w:val="00817831"/>
    <w:rsid w:val="00817C7C"/>
    <w:rsid w:val="0082053A"/>
    <w:rsid w:val="008219FB"/>
    <w:rsid w:val="00822BF7"/>
    <w:rsid w:val="00822D0A"/>
    <w:rsid w:val="00822E40"/>
    <w:rsid w:val="008246B0"/>
    <w:rsid w:val="00824B5F"/>
    <w:rsid w:val="00825A58"/>
    <w:rsid w:val="00826501"/>
    <w:rsid w:val="0082671B"/>
    <w:rsid w:val="008269CE"/>
    <w:rsid w:val="00826E95"/>
    <w:rsid w:val="0082726A"/>
    <w:rsid w:val="008275C4"/>
    <w:rsid w:val="00827F7F"/>
    <w:rsid w:val="00830304"/>
    <w:rsid w:val="00830510"/>
    <w:rsid w:val="00831165"/>
    <w:rsid w:val="008321A7"/>
    <w:rsid w:val="00832807"/>
    <w:rsid w:val="0083381E"/>
    <w:rsid w:val="008340E6"/>
    <w:rsid w:val="00834381"/>
    <w:rsid w:val="00834435"/>
    <w:rsid w:val="00834653"/>
    <w:rsid w:val="00834791"/>
    <w:rsid w:val="0083564A"/>
    <w:rsid w:val="00835A0C"/>
    <w:rsid w:val="00835B24"/>
    <w:rsid w:val="00835C0E"/>
    <w:rsid w:val="00836148"/>
    <w:rsid w:val="008361AB"/>
    <w:rsid w:val="00837109"/>
    <w:rsid w:val="008378B2"/>
    <w:rsid w:val="008406EF"/>
    <w:rsid w:val="0084091F"/>
    <w:rsid w:val="00840A93"/>
    <w:rsid w:val="00840ADA"/>
    <w:rsid w:val="0084139D"/>
    <w:rsid w:val="00841830"/>
    <w:rsid w:val="00841B02"/>
    <w:rsid w:val="0084246C"/>
    <w:rsid w:val="00842600"/>
    <w:rsid w:val="00842876"/>
    <w:rsid w:val="00843241"/>
    <w:rsid w:val="00843541"/>
    <w:rsid w:val="0084356B"/>
    <w:rsid w:val="00844D25"/>
    <w:rsid w:val="008458DA"/>
    <w:rsid w:val="0084690B"/>
    <w:rsid w:val="00847001"/>
    <w:rsid w:val="00847139"/>
    <w:rsid w:val="008471D9"/>
    <w:rsid w:val="008475FA"/>
    <w:rsid w:val="00847BB0"/>
    <w:rsid w:val="00847D53"/>
    <w:rsid w:val="00850D64"/>
    <w:rsid w:val="00850E37"/>
    <w:rsid w:val="00851336"/>
    <w:rsid w:val="00851D3D"/>
    <w:rsid w:val="00851E6A"/>
    <w:rsid w:val="008529A1"/>
    <w:rsid w:val="00853453"/>
    <w:rsid w:val="008535E2"/>
    <w:rsid w:val="0085365F"/>
    <w:rsid w:val="00855970"/>
    <w:rsid w:val="00856D7A"/>
    <w:rsid w:val="00856DBD"/>
    <w:rsid w:val="00856F38"/>
    <w:rsid w:val="00856FD9"/>
    <w:rsid w:val="00857D66"/>
    <w:rsid w:val="00860AE6"/>
    <w:rsid w:val="0086163B"/>
    <w:rsid w:val="00861D83"/>
    <w:rsid w:val="008626AC"/>
    <w:rsid w:val="008638D6"/>
    <w:rsid w:val="00864013"/>
    <w:rsid w:val="008640E7"/>
    <w:rsid w:val="008644A1"/>
    <w:rsid w:val="00864E55"/>
    <w:rsid w:val="00865286"/>
    <w:rsid w:val="00865322"/>
    <w:rsid w:val="00865D11"/>
    <w:rsid w:val="00866487"/>
    <w:rsid w:val="00866549"/>
    <w:rsid w:val="00866605"/>
    <w:rsid w:val="00866C8E"/>
    <w:rsid w:val="00866F27"/>
    <w:rsid w:val="00866F9A"/>
    <w:rsid w:val="00870092"/>
    <w:rsid w:val="008702ED"/>
    <w:rsid w:val="008703E1"/>
    <w:rsid w:val="0087067B"/>
    <w:rsid w:val="00871CC3"/>
    <w:rsid w:val="00872705"/>
    <w:rsid w:val="008729A4"/>
    <w:rsid w:val="00872A80"/>
    <w:rsid w:val="00872DDD"/>
    <w:rsid w:val="00873353"/>
    <w:rsid w:val="00873B06"/>
    <w:rsid w:val="00873D4E"/>
    <w:rsid w:val="00875073"/>
    <w:rsid w:val="008750BD"/>
    <w:rsid w:val="00875144"/>
    <w:rsid w:val="0087573B"/>
    <w:rsid w:val="008762E8"/>
    <w:rsid w:val="0087676D"/>
    <w:rsid w:val="00877CF5"/>
    <w:rsid w:val="00880347"/>
    <w:rsid w:val="008807F0"/>
    <w:rsid w:val="00880D78"/>
    <w:rsid w:val="00881640"/>
    <w:rsid w:val="008816CD"/>
    <w:rsid w:val="00881BB4"/>
    <w:rsid w:val="0088255E"/>
    <w:rsid w:val="0088300D"/>
    <w:rsid w:val="008840A7"/>
    <w:rsid w:val="008840FA"/>
    <w:rsid w:val="008842DF"/>
    <w:rsid w:val="00884409"/>
    <w:rsid w:val="00884D39"/>
    <w:rsid w:val="008851CA"/>
    <w:rsid w:val="008858D7"/>
    <w:rsid w:val="00885BB1"/>
    <w:rsid w:val="008864A6"/>
    <w:rsid w:val="00887FA8"/>
    <w:rsid w:val="0089040E"/>
    <w:rsid w:val="00890FBC"/>
    <w:rsid w:val="0089127B"/>
    <w:rsid w:val="008912C4"/>
    <w:rsid w:val="00891FA6"/>
    <w:rsid w:val="00892DE2"/>
    <w:rsid w:val="008930C0"/>
    <w:rsid w:val="00893F43"/>
    <w:rsid w:val="008943AB"/>
    <w:rsid w:val="008944D1"/>
    <w:rsid w:val="0089466A"/>
    <w:rsid w:val="00894E42"/>
    <w:rsid w:val="00894F9B"/>
    <w:rsid w:val="00895964"/>
    <w:rsid w:val="00895C8B"/>
    <w:rsid w:val="00897EE9"/>
    <w:rsid w:val="008A0673"/>
    <w:rsid w:val="008A0918"/>
    <w:rsid w:val="008A0DE2"/>
    <w:rsid w:val="008A0FFF"/>
    <w:rsid w:val="008A16DF"/>
    <w:rsid w:val="008A195E"/>
    <w:rsid w:val="008A1A30"/>
    <w:rsid w:val="008A1B48"/>
    <w:rsid w:val="008A1BD0"/>
    <w:rsid w:val="008A270D"/>
    <w:rsid w:val="008A3BAE"/>
    <w:rsid w:val="008A40D1"/>
    <w:rsid w:val="008A43FC"/>
    <w:rsid w:val="008A51AB"/>
    <w:rsid w:val="008A576E"/>
    <w:rsid w:val="008A5911"/>
    <w:rsid w:val="008A698B"/>
    <w:rsid w:val="008A7B93"/>
    <w:rsid w:val="008B12C0"/>
    <w:rsid w:val="008B1435"/>
    <w:rsid w:val="008B14EC"/>
    <w:rsid w:val="008B18AC"/>
    <w:rsid w:val="008B296D"/>
    <w:rsid w:val="008B2B31"/>
    <w:rsid w:val="008B2C49"/>
    <w:rsid w:val="008B2C7C"/>
    <w:rsid w:val="008B2FFC"/>
    <w:rsid w:val="008B3B0E"/>
    <w:rsid w:val="008B4039"/>
    <w:rsid w:val="008B45A8"/>
    <w:rsid w:val="008B460B"/>
    <w:rsid w:val="008B4ECF"/>
    <w:rsid w:val="008B5D5C"/>
    <w:rsid w:val="008B5DA9"/>
    <w:rsid w:val="008B62D1"/>
    <w:rsid w:val="008B7291"/>
    <w:rsid w:val="008C0702"/>
    <w:rsid w:val="008C0C97"/>
    <w:rsid w:val="008C0CCD"/>
    <w:rsid w:val="008C1332"/>
    <w:rsid w:val="008C16AF"/>
    <w:rsid w:val="008C1D3D"/>
    <w:rsid w:val="008C201B"/>
    <w:rsid w:val="008C20C4"/>
    <w:rsid w:val="008C264E"/>
    <w:rsid w:val="008C308B"/>
    <w:rsid w:val="008C3737"/>
    <w:rsid w:val="008C3B61"/>
    <w:rsid w:val="008C3EA6"/>
    <w:rsid w:val="008C4069"/>
    <w:rsid w:val="008C5473"/>
    <w:rsid w:val="008C5C07"/>
    <w:rsid w:val="008C5E43"/>
    <w:rsid w:val="008C72B8"/>
    <w:rsid w:val="008C745B"/>
    <w:rsid w:val="008D0560"/>
    <w:rsid w:val="008D069F"/>
    <w:rsid w:val="008D08D7"/>
    <w:rsid w:val="008D14EF"/>
    <w:rsid w:val="008D1BA7"/>
    <w:rsid w:val="008D2878"/>
    <w:rsid w:val="008D2975"/>
    <w:rsid w:val="008D33BD"/>
    <w:rsid w:val="008D4849"/>
    <w:rsid w:val="008D51AD"/>
    <w:rsid w:val="008D5EEE"/>
    <w:rsid w:val="008D7822"/>
    <w:rsid w:val="008E009E"/>
    <w:rsid w:val="008E085D"/>
    <w:rsid w:val="008E1A1C"/>
    <w:rsid w:val="008E1A9C"/>
    <w:rsid w:val="008E1ED4"/>
    <w:rsid w:val="008E334D"/>
    <w:rsid w:val="008E37F8"/>
    <w:rsid w:val="008E39FF"/>
    <w:rsid w:val="008E3E7D"/>
    <w:rsid w:val="008E4995"/>
    <w:rsid w:val="008E507D"/>
    <w:rsid w:val="008E57EB"/>
    <w:rsid w:val="008E5815"/>
    <w:rsid w:val="008E7B84"/>
    <w:rsid w:val="008E7B89"/>
    <w:rsid w:val="008F1CA0"/>
    <w:rsid w:val="008F2168"/>
    <w:rsid w:val="008F2422"/>
    <w:rsid w:val="008F2A10"/>
    <w:rsid w:val="008F2BA5"/>
    <w:rsid w:val="008F34B5"/>
    <w:rsid w:val="008F358E"/>
    <w:rsid w:val="008F60C5"/>
    <w:rsid w:val="008F632E"/>
    <w:rsid w:val="008F658F"/>
    <w:rsid w:val="008F6C20"/>
    <w:rsid w:val="008F6F6E"/>
    <w:rsid w:val="008F71DA"/>
    <w:rsid w:val="008F7226"/>
    <w:rsid w:val="00901920"/>
    <w:rsid w:val="00901F99"/>
    <w:rsid w:val="00901FEB"/>
    <w:rsid w:val="009021E6"/>
    <w:rsid w:val="00902666"/>
    <w:rsid w:val="00903197"/>
    <w:rsid w:val="00903A3A"/>
    <w:rsid w:val="00903E8B"/>
    <w:rsid w:val="00903FDC"/>
    <w:rsid w:val="009041FA"/>
    <w:rsid w:val="0090447C"/>
    <w:rsid w:val="00905C55"/>
    <w:rsid w:val="00906226"/>
    <w:rsid w:val="00906CA9"/>
    <w:rsid w:val="00907148"/>
    <w:rsid w:val="009120E4"/>
    <w:rsid w:val="0091274B"/>
    <w:rsid w:val="00913371"/>
    <w:rsid w:val="00913A38"/>
    <w:rsid w:val="00913A4B"/>
    <w:rsid w:val="00913AFA"/>
    <w:rsid w:val="00914CF7"/>
    <w:rsid w:val="0091546C"/>
    <w:rsid w:val="0091596B"/>
    <w:rsid w:val="00915D17"/>
    <w:rsid w:val="00916BD3"/>
    <w:rsid w:val="00916EBE"/>
    <w:rsid w:val="00916F37"/>
    <w:rsid w:val="00917023"/>
    <w:rsid w:val="00917106"/>
    <w:rsid w:val="00917244"/>
    <w:rsid w:val="00917470"/>
    <w:rsid w:val="009201A4"/>
    <w:rsid w:val="00920790"/>
    <w:rsid w:val="00920D06"/>
    <w:rsid w:val="0092130F"/>
    <w:rsid w:val="00922177"/>
    <w:rsid w:val="00922D50"/>
    <w:rsid w:val="009231CF"/>
    <w:rsid w:val="00923D63"/>
    <w:rsid w:val="00924B64"/>
    <w:rsid w:val="009251D5"/>
    <w:rsid w:val="0092565B"/>
    <w:rsid w:val="00925BA1"/>
    <w:rsid w:val="00927604"/>
    <w:rsid w:val="00930649"/>
    <w:rsid w:val="009317E6"/>
    <w:rsid w:val="00931D84"/>
    <w:rsid w:val="00932EE2"/>
    <w:rsid w:val="00933902"/>
    <w:rsid w:val="0093396D"/>
    <w:rsid w:val="00934A3C"/>
    <w:rsid w:val="0093502A"/>
    <w:rsid w:val="0093558F"/>
    <w:rsid w:val="00935BE0"/>
    <w:rsid w:val="009361EC"/>
    <w:rsid w:val="009362F2"/>
    <w:rsid w:val="00936E74"/>
    <w:rsid w:val="00937106"/>
    <w:rsid w:val="009374F5"/>
    <w:rsid w:val="009377CC"/>
    <w:rsid w:val="009408E9"/>
    <w:rsid w:val="00940C48"/>
    <w:rsid w:val="009415F0"/>
    <w:rsid w:val="00941842"/>
    <w:rsid w:val="0094348F"/>
    <w:rsid w:val="00945212"/>
    <w:rsid w:val="009452C8"/>
    <w:rsid w:val="00946609"/>
    <w:rsid w:val="00946E5A"/>
    <w:rsid w:val="00947017"/>
    <w:rsid w:val="0094724F"/>
    <w:rsid w:val="009475F1"/>
    <w:rsid w:val="00947AA6"/>
    <w:rsid w:val="00947F9C"/>
    <w:rsid w:val="009501F1"/>
    <w:rsid w:val="0095062A"/>
    <w:rsid w:val="00950F87"/>
    <w:rsid w:val="009512D0"/>
    <w:rsid w:val="00951759"/>
    <w:rsid w:val="00951A53"/>
    <w:rsid w:val="00951D37"/>
    <w:rsid w:val="00951EC6"/>
    <w:rsid w:val="00952A94"/>
    <w:rsid w:val="009558B7"/>
    <w:rsid w:val="00955953"/>
    <w:rsid w:val="00957796"/>
    <w:rsid w:val="009577B9"/>
    <w:rsid w:val="00957A6F"/>
    <w:rsid w:val="00957CB1"/>
    <w:rsid w:val="00957DCB"/>
    <w:rsid w:val="009600CF"/>
    <w:rsid w:val="00960717"/>
    <w:rsid w:val="00961A7E"/>
    <w:rsid w:val="00961F12"/>
    <w:rsid w:val="0096247F"/>
    <w:rsid w:val="00962CE1"/>
    <w:rsid w:val="009635F7"/>
    <w:rsid w:val="0096364E"/>
    <w:rsid w:val="00963F4A"/>
    <w:rsid w:val="00964699"/>
    <w:rsid w:val="009650CC"/>
    <w:rsid w:val="00965705"/>
    <w:rsid w:val="009657AF"/>
    <w:rsid w:val="0096586B"/>
    <w:rsid w:val="009658C0"/>
    <w:rsid w:val="00965926"/>
    <w:rsid w:val="00965CF5"/>
    <w:rsid w:val="00965CFE"/>
    <w:rsid w:val="0096623C"/>
    <w:rsid w:val="00966860"/>
    <w:rsid w:val="00967592"/>
    <w:rsid w:val="00967A01"/>
    <w:rsid w:val="00967A12"/>
    <w:rsid w:val="009706EA"/>
    <w:rsid w:val="00970D9A"/>
    <w:rsid w:val="00971114"/>
    <w:rsid w:val="009712DC"/>
    <w:rsid w:val="0097141D"/>
    <w:rsid w:val="00971669"/>
    <w:rsid w:val="0097264B"/>
    <w:rsid w:val="0097356C"/>
    <w:rsid w:val="009739C8"/>
    <w:rsid w:val="00973D83"/>
    <w:rsid w:val="0097454D"/>
    <w:rsid w:val="009749A4"/>
    <w:rsid w:val="00974BC5"/>
    <w:rsid w:val="00974FF3"/>
    <w:rsid w:val="009754F5"/>
    <w:rsid w:val="00977614"/>
    <w:rsid w:val="00977919"/>
    <w:rsid w:val="0098063A"/>
    <w:rsid w:val="0098071B"/>
    <w:rsid w:val="00980A1C"/>
    <w:rsid w:val="00980D3B"/>
    <w:rsid w:val="00981D4A"/>
    <w:rsid w:val="00981DFA"/>
    <w:rsid w:val="00981E86"/>
    <w:rsid w:val="009823FC"/>
    <w:rsid w:val="009826AD"/>
    <w:rsid w:val="00984395"/>
    <w:rsid w:val="00985315"/>
    <w:rsid w:val="00985AF3"/>
    <w:rsid w:val="009861DC"/>
    <w:rsid w:val="009863E7"/>
    <w:rsid w:val="00986C00"/>
    <w:rsid w:val="00987079"/>
    <w:rsid w:val="00987576"/>
    <w:rsid w:val="00987CD3"/>
    <w:rsid w:val="00990325"/>
    <w:rsid w:val="0099049E"/>
    <w:rsid w:val="00990516"/>
    <w:rsid w:val="00990885"/>
    <w:rsid w:val="00990B44"/>
    <w:rsid w:val="009912F1"/>
    <w:rsid w:val="009917FA"/>
    <w:rsid w:val="009925A5"/>
    <w:rsid w:val="00992AAB"/>
    <w:rsid w:val="00992DED"/>
    <w:rsid w:val="00993826"/>
    <w:rsid w:val="00993A32"/>
    <w:rsid w:val="0099496A"/>
    <w:rsid w:val="00994CD2"/>
    <w:rsid w:val="00995CD2"/>
    <w:rsid w:val="00996A18"/>
    <w:rsid w:val="009971DE"/>
    <w:rsid w:val="0099751F"/>
    <w:rsid w:val="00997666"/>
    <w:rsid w:val="009A05B7"/>
    <w:rsid w:val="009A0850"/>
    <w:rsid w:val="009A1AB7"/>
    <w:rsid w:val="009A2104"/>
    <w:rsid w:val="009A2637"/>
    <w:rsid w:val="009A32AF"/>
    <w:rsid w:val="009A4200"/>
    <w:rsid w:val="009A4339"/>
    <w:rsid w:val="009A4B88"/>
    <w:rsid w:val="009A4BEF"/>
    <w:rsid w:val="009A50D5"/>
    <w:rsid w:val="009A54A2"/>
    <w:rsid w:val="009A5715"/>
    <w:rsid w:val="009A6D16"/>
    <w:rsid w:val="009A7F0A"/>
    <w:rsid w:val="009B1CEC"/>
    <w:rsid w:val="009B279C"/>
    <w:rsid w:val="009B2F32"/>
    <w:rsid w:val="009B305E"/>
    <w:rsid w:val="009B4298"/>
    <w:rsid w:val="009B56F9"/>
    <w:rsid w:val="009B6A2D"/>
    <w:rsid w:val="009B6DA4"/>
    <w:rsid w:val="009B7266"/>
    <w:rsid w:val="009B741F"/>
    <w:rsid w:val="009B7613"/>
    <w:rsid w:val="009B779B"/>
    <w:rsid w:val="009B7B1B"/>
    <w:rsid w:val="009C04F5"/>
    <w:rsid w:val="009C0AE0"/>
    <w:rsid w:val="009C0FCD"/>
    <w:rsid w:val="009C264D"/>
    <w:rsid w:val="009C29B1"/>
    <w:rsid w:val="009C39AB"/>
    <w:rsid w:val="009C4CE5"/>
    <w:rsid w:val="009C6470"/>
    <w:rsid w:val="009C6DA7"/>
    <w:rsid w:val="009D0CE9"/>
    <w:rsid w:val="009D11E9"/>
    <w:rsid w:val="009D1BCE"/>
    <w:rsid w:val="009D2014"/>
    <w:rsid w:val="009D23C7"/>
    <w:rsid w:val="009D265B"/>
    <w:rsid w:val="009D2B47"/>
    <w:rsid w:val="009D3249"/>
    <w:rsid w:val="009D452C"/>
    <w:rsid w:val="009D4A0F"/>
    <w:rsid w:val="009D5127"/>
    <w:rsid w:val="009D54F4"/>
    <w:rsid w:val="009D5C98"/>
    <w:rsid w:val="009D66B9"/>
    <w:rsid w:val="009D69B0"/>
    <w:rsid w:val="009D6B32"/>
    <w:rsid w:val="009D709D"/>
    <w:rsid w:val="009D7253"/>
    <w:rsid w:val="009D7A1A"/>
    <w:rsid w:val="009E0998"/>
    <w:rsid w:val="009E116D"/>
    <w:rsid w:val="009E13AC"/>
    <w:rsid w:val="009E1E6A"/>
    <w:rsid w:val="009E20C1"/>
    <w:rsid w:val="009E2243"/>
    <w:rsid w:val="009E25BD"/>
    <w:rsid w:val="009E2AC8"/>
    <w:rsid w:val="009E2E73"/>
    <w:rsid w:val="009E458C"/>
    <w:rsid w:val="009E5C30"/>
    <w:rsid w:val="009E6487"/>
    <w:rsid w:val="009E795B"/>
    <w:rsid w:val="009E7E2C"/>
    <w:rsid w:val="009F1072"/>
    <w:rsid w:val="009F1E00"/>
    <w:rsid w:val="009F2419"/>
    <w:rsid w:val="009F4195"/>
    <w:rsid w:val="009F41AB"/>
    <w:rsid w:val="009F4509"/>
    <w:rsid w:val="009F48A4"/>
    <w:rsid w:val="009F4A73"/>
    <w:rsid w:val="009F4A98"/>
    <w:rsid w:val="009F5E5D"/>
    <w:rsid w:val="009F5FAA"/>
    <w:rsid w:val="009F60ED"/>
    <w:rsid w:val="009F699A"/>
    <w:rsid w:val="009F79A9"/>
    <w:rsid w:val="009F79DF"/>
    <w:rsid w:val="00A00952"/>
    <w:rsid w:val="00A014FF"/>
    <w:rsid w:val="00A02981"/>
    <w:rsid w:val="00A0343C"/>
    <w:rsid w:val="00A036FD"/>
    <w:rsid w:val="00A04753"/>
    <w:rsid w:val="00A04DD0"/>
    <w:rsid w:val="00A05AF9"/>
    <w:rsid w:val="00A06100"/>
    <w:rsid w:val="00A0683A"/>
    <w:rsid w:val="00A06C06"/>
    <w:rsid w:val="00A06FE8"/>
    <w:rsid w:val="00A06FF0"/>
    <w:rsid w:val="00A077C3"/>
    <w:rsid w:val="00A07845"/>
    <w:rsid w:val="00A1008B"/>
    <w:rsid w:val="00A11158"/>
    <w:rsid w:val="00A11976"/>
    <w:rsid w:val="00A119CE"/>
    <w:rsid w:val="00A11DE1"/>
    <w:rsid w:val="00A11FCA"/>
    <w:rsid w:val="00A124B2"/>
    <w:rsid w:val="00A12968"/>
    <w:rsid w:val="00A13648"/>
    <w:rsid w:val="00A13857"/>
    <w:rsid w:val="00A14815"/>
    <w:rsid w:val="00A15081"/>
    <w:rsid w:val="00A154AE"/>
    <w:rsid w:val="00A15C67"/>
    <w:rsid w:val="00A15D00"/>
    <w:rsid w:val="00A169F7"/>
    <w:rsid w:val="00A16FE3"/>
    <w:rsid w:val="00A170B5"/>
    <w:rsid w:val="00A1790E"/>
    <w:rsid w:val="00A20556"/>
    <w:rsid w:val="00A207D0"/>
    <w:rsid w:val="00A20C5A"/>
    <w:rsid w:val="00A21160"/>
    <w:rsid w:val="00A2126C"/>
    <w:rsid w:val="00A2227E"/>
    <w:rsid w:val="00A22759"/>
    <w:rsid w:val="00A2429F"/>
    <w:rsid w:val="00A24A0D"/>
    <w:rsid w:val="00A24AD5"/>
    <w:rsid w:val="00A25787"/>
    <w:rsid w:val="00A259CC"/>
    <w:rsid w:val="00A25A49"/>
    <w:rsid w:val="00A25EB9"/>
    <w:rsid w:val="00A2744B"/>
    <w:rsid w:val="00A27626"/>
    <w:rsid w:val="00A31051"/>
    <w:rsid w:val="00A32AA5"/>
    <w:rsid w:val="00A3304F"/>
    <w:rsid w:val="00A34116"/>
    <w:rsid w:val="00A3457E"/>
    <w:rsid w:val="00A34C9C"/>
    <w:rsid w:val="00A3520D"/>
    <w:rsid w:val="00A35ECA"/>
    <w:rsid w:val="00A3601B"/>
    <w:rsid w:val="00A361D3"/>
    <w:rsid w:val="00A36501"/>
    <w:rsid w:val="00A36537"/>
    <w:rsid w:val="00A3745D"/>
    <w:rsid w:val="00A376F4"/>
    <w:rsid w:val="00A402CD"/>
    <w:rsid w:val="00A40F71"/>
    <w:rsid w:val="00A41665"/>
    <w:rsid w:val="00A41BD3"/>
    <w:rsid w:val="00A42692"/>
    <w:rsid w:val="00A42A46"/>
    <w:rsid w:val="00A431AA"/>
    <w:rsid w:val="00A43418"/>
    <w:rsid w:val="00A43461"/>
    <w:rsid w:val="00A447A1"/>
    <w:rsid w:val="00A45485"/>
    <w:rsid w:val="00A45E1E"/>
    <w:rsid w:val="00A50D31"/>
    <w:rsid w:val="00A50D80"/>
    <w:rsid w:val="00A521DE"/>
    <w:rsid w:val="00A5354B"/>
    <w:rsid w:val="00A544FE"/>
    <w:rsid w:val="00A54A5E"/>
    <w:rsid w:val="00A54CE2"/>
    <w:rsid w:val="00A5530D"/>
    <w:rsid w:val="00A5539A"/>
    <w:rsid w:val="00A5591D"/>
    <w:rsid w:val="00A559E6"/>
    <w:rsid w:val="00A56369"/>
    <w:rsid w:val="00A56821"/>
    <w:rsid w:val="00A57232"/>
    <w:rsid w:val="00A5775B"/>
    <w:rsid w:val="00A57767"/>
    <w:rsid w:val="00A60085"/>
    <w:rsid w:val="00A610D3"/>
    <w:rsid w:val="00A611B3"/>
    <w:rsid w:val="00A615F1"/>
    <w:rsid w:val="00A61C73"/>
    <w:rsid w:val="00A62A77"/>
    <w:rsid w:val="00A63130"/>
    <w:rsid w:val="00A63159"/>
    <w:rsid w:val="00A64F8D"/>
    <w:rsid w:val="00A6525E"/>
    <w:rsid w:val="00A658EF"/>
    <w:rsid w:val="00A6760D"/>
    <w:rsid w:val="00A67A62"/>
    <w:rsid w:val="00A70236"/>
    <w:rsid w:val="00A70D72"/>
    <w:rsid w:val="00A714A5"/>
    <w:rsid w:val="00A7182A"/>
    <w:rsid w:val="00A724C9"/>
    <w:rsid w:val="00A72519"/>
    <w:rsid w:val="00A72EF6"/>
    <w:rsid w:val="00A733E8"/>
    <w:rsid w:val="00A73AA7"/>
    <w:rsid w:val="00A73EE7"/>
    <w:rsid w:val="00A74923"/>
    <w:rsid w:val="00A74C8D"/>
    <w:rsid w:val="00A7554E"/>
    <w:rsid w:val="00A76A37"/>
    <w:rsid w:val="00A7766A"/>
    <w:rsid w:val="00A7777B"/>
    <w:rsid w:val="00A77B04"/>
    <w:rsid w:val="00A8034A"/>
    <w:rsid w:val="00A8043B"/>
    <w:rsid w:val="00A813A3"/>
    <w:rsid w:val="00A81CAB"/>
    <w:rsid w:val="00A833EB"/>
    <w:rsid w:val="00A849A6"/>
    <w:rsid w:val="00A85074"/>
    <w:rsid w:val="00A85B50"/>
    <w:rsid w:val="00A86370"/>
    <w:rsid w:val="00A86511"/>
    <w:rsid w:val="00A8760D"/>
    <w:rsid w:val="00A9037D"/>
    <w:rsid w:val="00A91488"/>
    <w:rsid w:val="00A91BCE"/>
    <w:rsid w:val="00A91CA2"/>
    <w:rsid w:val="00A924AA"/>
    <w:rsid w:val="00A92DA0"/>
    <w:rsid w:val="00A940B7"/>
    <w:rsid w:val="00A942A0"/>
    <w:rsid w:val="00A94361"/>
    <w:rsid w:val="00A94759"/>
    <w:rsid w:val="00A949F0"/>
    <w:rsid w:val="00A94EC6"/>
    <w:rsid w:val="00A95168"/>
    <w:rsid w:val="00A95306"/>
    <w:rsid w:val="00A95C36"/>
    <w:rsid w:val="00A961FB"/>
    <w:rsid w:val="00A96768"/>
    <w:rsid w:val="00A96D6D"/>
    <w:rsid w:val="00A9755C"/>
    <w:rsid w:val="00A976B8"/>
    <w:rsid w:val="00AA0706"/>
    <w:rsid w:val="00AA1812"/>
    <w:rsid w:val="00AA198E"/>
    <w:rsid w:val="00AA1C72"/>
    <w:rsid w:val="00AA2B1E"/>
    <w:rsid w:val="00AA53F4"/>
    <w:rsid w:val="00AA7C93"/>
    <w:rsid w:val="00AB0016"/>
    <w:rsid w:val="00AB062F"/>
    <w:rsid w:val="00AB0B76"/>
    <w:rsid w:val="00AB0BEA"/>
    <w:rsid w:val="00AB14F9"/>
    <w:rsid w:val="00AB22C3"/>
    <w:rsid w:val="00AB2F8B"/>
    <w:rsid w:val="00AB4371"/>
    <w:rsid w:val="00AB5BF6"/>
    <w:rsid w:val="00AB61F2"/>
    <w:rsid w:val="00AB69DE"/>
    <w:rsid w:val="00AB6B7D"/>
    <w:rsid w:val="00AC019A"/>
    <w:rsid w:val="00AC0337"/>
    <w:rsid w:val="00AC08E3"/>
    <w:rsid w:val="00AC18FC"/>
    <w:rsid w:val="00AC1905"/>
    <w:rsid w:val="00AC37C1"/>
    <w:rsid w:val="00AC3835"/>
    <w:rsid w:val="00AC39E8"/>
    <w:rsid w:val="00AC3A59"/>
    <w:rsid w:val="00AC4022"/>
    <w:rsid w:val="00AC4177"/>
    <w:rsid w:val="00AC44FF"/>
    <w:rsid w:val="00AC4C7D"/>
    <w:rsid w:val="00AC5287"/>
    <w:rsid w:val="00AC5C56"/>
    <w:rsid w:val="00AC5D1C"/>
    <w:rsid w:val="00AC62F9"/>
    <w:rsid w:val="00AC744D"/>
    <w:rsid w:val="00AC76EA"/>
    <w:rsid w:val="00AC7D4A"/>
    <w:rsid w:val="00AD000B"/>
    <w:rsid w:val="00AD0626"/>
    <w:rsid w:val="00AD0768"/>
    <w:rsid w:val="00AD0D79"/>
    <w:rsid w:val="00AD1C29"/>
    <w:rsid w:val="00AD1D8E"/>
    <w:rsid w:val="00AD1DF7"/>
    <w:rsid w:val="00AD2225"/>
    <w:rsid w:val="00AD2CEB"/>
    <w:rsid w:val="00AD2D73"/>
    <w:rsid w:val="00AD3AD1"/>
    <w:rsid w:val="00AD3DC6"/>
    <w:rsid w:val="00AD3F61"/>
    <w:rsid w:val="00AD45AA"/>
    <w:rsid w:val="00AD4696"/>
    <w:rsid w:val="00AD4AAF"/>
    <w:rsid w:val="00AD4AB5"/>
    <w:rsid w:val="00AD4C5F"/>
    <w:rsid w:val="00AD5115"/>
    <w:rsid w:val="00AD5EFC"/>
    <w:rsid w:val="00AD7BBE"/>
    <w:rsid w:val="00AE007C"/>
    <w:rsid w:val="00AE0436"/>
    <w:rsid w:val="00AE2412"/>
    <w:rsid w:val="00AE3721"/>
    <w:rsid w:val="00AE43EB"/>
    <w:rsid w:val="00AE45D7"/>
    <w:rsid w:val="00AE59CA"/>
    <w:rsid w:val="00AE67D9"/>
    <w:rsid w:val="00AE6C79"/>
    <w:rsid w:val="00AE6EE1"/>
    <w:rsid w:val="00AE77A4"/>
    <w:rsid w:val="00AE7C80"/>
    <w:rsid w:val="00AF0296"/>
    <w:rsid w:val="00AF0944"/>
    <w:rsid w:val="00AF1493"/>
    <w:rsid w:val="00AF1682"/>
    <w:rsid w:val="00AF2265"/>
    <w:rsid w:val="00AF2C8E"/>
    <w:rsid w:val="00AF3E79"/>
    <w:rsid w:val="00AF41C1"/>
    <w:rsid w:val="00AF42CF"/>
    <w:rsid w:val="00AF43A2"/>
    <w:rsid w:val="00AF462B"/>
    <w:rsid w:val="00AF4FDE"/>
    <w:rsid w:val="00AF5FF9"/>
    <w:rsid w:val="00AF637E"/>
    <w:rsid w:val="00AF6C31"/>
    <w:rsid w:val="00AF6F87"/>
    <w:rsid w:val="00AF7DC3"/>
    <w:rsid w:val="00B007C9"/>
    <w:rsid w:val="00B0096B"/>
    <w:rsid w:val="00B00AA1"/>
    <w:rsid w:val="00B01A03"/>
    <w:rsid w:val="00B01BA3"/>
    <w:rsid w:val="00B02593"/>
    <w:rsid w:val="00B029FF"/>
    <w:rsid w:val="00B040EA"/>
    <w:rsid w:val="00B04136"/>
    <w:rsid w:val="00B041D8"/>
    <w:rsid w:val="00B0497E"/>
    <w:rsid w:val="00B04B13"/>
    <w:rsid w:val="00B04C02"/>
    <w:rsid w:val="00B04D54"/>
    <w:rsid w:val="00B050F2"/>
    <w:rsid w:val="00B0558E"/>
    <w:rsid w:val="00B070F9"/>
    <w:rsid w:val="00B079D4"/>
    <w:rsid w:val="00B07B72"/>
    <w:rsid w:val="00B10070"/>
    <w:rsid w:val="00B10B74"/>
    <w:rsid w:val="00B115E6"/>
    <w:rsid w:val="00B1241B"/>
    <w:rsid w:val="00B1246F"/>
    <w:rsid w:val="00B12A87"/>
    <w:rsid w:val="00B12EA2"/>
    <w:rsid w:val="00B139CD"/>
    <w:rsid w:val="00B142E2"/>
    <w:rsid w:val="00B14847"/>
    <w:rsid w:val="00B14E91"/>
    <w:rsid w:val="00B14F23"/>
    <w:rsid w:val="00B15238"/>
    <w:rsid w:val="00B15343"/>
    <w:rsid w:val="00B16C23"/>
    <w:rsid w:val="00B170CD"/>
    <w:rsid w:val="00B207A9"/>
    <w:rsid w:val="00B21747"/>
    <w:rsid w:val="00B21FFC"/>
    <w:rsid w:val="00B2213B"/>
    <w:rsid w:val="00B239B8"/>
    <w:rsid w:val="00B25355"/>
    <w:rsid w:val="00B2630D"/>
    <w:rsid w:val="00B2737E"/>
    <w:rsid w:val="00B30ADE"/>
    <w:rsid w:val="00B31726"/>
    <w:rsid w:val="00B31C74"/>
    <w:rsid w:val="00B3230A"/>
    <w:rsid w:val="00B323A2"/>
    <w:rsid w:val="00B324A7"/>
    <w:rsid w:val="00B33120"/>
    <w:rsid w:val="00B33CC2"/>
    <w:rsid w:val="00B34B0B"/>
    <w:rsid w:val="00B37713"/>
    <w:rsid w:val="00B378C3"/>
    <w:rsid w:val="00B4013E"/>
    <w:rsid w:val="00B40B64"/>
    <w:rsid w:val="00B40DDA"/>
    <w:rsid w:val="00B417FF"/>
    <w:rsid w:val="00B42536"/>
    <w:rsid w:val="00B42649"/>
    <w:rsid w:val="00B428CD"/>
    <w:rsid w:val="00B4304E"/>
    <w:rsid w:val="00B45686"/>
    <w:rsid w:val="00B456A2"/>
    <w:rsid w:val="00B46A8F"/>
    <w:rsid w:val="00B4703F"/>
    <w:rsid w:val="00B479FF"/>
    <w:rsid w:val="00B47EB6"/>
    <w:rsid w:val="00B50DC0"/>
    <w:rsid w:val="00B50E95"/>
    <w:rsid w:val="00B5145A"/>
    <w:rsid w:val="00B52937"/>
    <w:rsid w:val="00B52DC4"/>
    <w:rsid w:val="00B5366F"/>
    <w:rsid w:val="00B53F4F"/>
    <w:rsid w:val="00B54FF8"/>
    <w:rsid w:val="00B5516E"/>
    <w:rsid w:val="00B554A0"/>
    <w:rsid w:val="00B5584D"/>
    <w:rsid w:val="00B56C16"/>
    <w:rsid w:val="00B56FD0"/>
    <w:rsid w:val="00B57B07"/>
    <w:rsid w:val="00B60364"/>
    <w:rsid w:val="00B61321"/>
    <w:rsid w:val="00B614BC"/>
    <w:rsid w:val="00B614E3"/>
    <w:rsid w:val="00B61CFB"/>
    <w:rsid w:val="00B622F5"/>
    <w:rsid w:val="00B62349"/>
    <w:rsid w:val="00B62606"/>
    <w:rsid w:val="00B62B61"/>
    <w:rsid w:val="00B63776"/>
    <w:rsid w:val="00B63AA0"/>
    <w:rsid w:val="00B63DA5"/>
    <w:rsid w:val="00B64332"/>
    <w:rsid w:val="00B662AE"/>
    <w:rsid w:val="00B6659F"/>
    <w:rsid w:val="00B674D7"/>
    <w:rsid w:val="00B678A6"/>
    <w:rsid w:val="00B67A13"/>
    <w:rsid w:val="00B705A3"/>
    <w:rsid w:val="00B70B7F"/>
    <w:rsid w:val="00B70CA0"/>
    <w:rsid w:val="00B70D6F"/>
    <w:rsid w:val="00B70F1E"/>
    <w:rsid w:val="00B70F60"/>
    <w:rsid w:val="00B7143A"/>
    <w:rsid w:val="00B7182A"/>
    <w:rsid w:val="00B71AA8"/>
    <w:rsid w:val="00B71C11"/>
    <w:rsid w:val="00B71E29"/>
    <w:rsid w:val="00B72406"/>
    <w:rsid w:val="00B72E2B"/>
    <w:rsid w:val="00B73D83"/>
    <w:rsid w:val="00B7403A"/>
    <w:rsid w:val="00B74057"/>
    <w:rsid w:val="00B740A1"/>
    <w:rsid w:val="00B740FC"/>
    <w:rsid w:val="00B741CC"/>
    <w:rsid w:val="00B743CF"/>
    <w:rsid w:val="00B751DB"/>
    <w:rsid w:val="00B75436"/>
    <w:rsid w:val="00B758FB"/>
    <w:rsid w:val="00B75DC6"/>
    <w:rsid w:val="00B7689E"/>
    <w:rsid w:val="00B76B16"/>
    <w:rsid w:val="00B770EE"/>
    <w:rsid w:val="00B7798B"/>
    <w:rsid w:val="00B77EEF"/>
    <w:rsid w:val="00B8090E"/>
    <w:rsid w:val="00B80D78"/>
    <w:rsid w:val="00B81F2C"/>
    <w:rsid w:val="00B8232B"/>
    <w:rsid w:val="00B83590"/>
    <w:rsid w:val="00B83D25"/>
    <w:rsid w:val="00B854C7"/>
    <w:rsid w:val="00B86AF6"/>
    <w:rsid w:val="00B86F1C"/>
    <w:rsid w:val="00B86F61"/>
    <w:rsid w:val="00B87031"/>
    <w:rsid w:val="00B87E88"/>
    <w:rsid w:val="00B90276"/>
    <w:rsid w:val="00B917D3"/>
    <w:rsid w:val="00B9196C"/>
    <w:rsid w:val="00B927B6"/>
    <w:rsid w:val="00B94179"/>
    <w:rsid w:val="00B945F1"/>
    <w:rsid w:val="00B94FA6"/>
    <w:rsid w:val="00B958CC"/>
    <w:rsid w:val="00B96ECE"/>
    <w:rsid w:val="00BA0131"/>
    <w:rsid w:val="00BA07C0"/>
    <w:rsid w:val="00BA12E8"/>
    <w:rsid w:val="00BA1366"/>
    <w:rsid w:val="00BA30BD"/>
    <w:rsid w:val="00BA33DE"/>
    <w:rsid w:val="00BA34FB"/>
    <w:rsid w:val="00BA3C13"/>
    <w:rsid w:val="00BA4C50"/>
    <w:rsid w:val="00BA5210"/>
    <w:rsid w:val="00BB0842"/>
    <w:rsid w:val="00BB0923"/>
    <w:rsid w:val="00BB0DB0"/>
    <w:rsid w:val="00BB1693"/>
    <w:rsid w:val="00BB16B9"/>
    <w:rsid w:val="00BB1A58"/>
    <w:rsid w:val="00BB2968"/>
    <w:rsid w:val="00BB2A72"/>
    <w:rsid w:val="00BB2B0F"/>
    <w:rsid w:val="00BB3B6C"/>
    <w:rsid w:val="00BB4DF2"/>
    <w:rsid w:val="00BB58C1"/>
    <w:rsid w:val="00BB7521"/>
    <w:rsid w:val="00BB789C"/>
    <w:rsid w:val="00BC0658"/>
    <w:rsid w:val="00BC1FF6"/>
    <w:rsid w:val="00BC4659"/>
    <w:rsid w:val="00BC5080"/>
    <w:rsid w:val="00BC53B9"/>
    <w:rsid w:val="00BC5A34"/>
    <w:rsid w:val="00BC6BFD"/>
    <w:rsid w:val="00BC76C1"/>
    <w:rsid w:val="00BC76FC"/>
    <w:rsid w:val="00BC7972"/>
    <w:rsid w:val="00BD005B"/>
    <w:rsid w:val="00BD03BD"/>
    <w:rsid w:val="00BD0454"/>
    <w:rsid w:val="00BD0593"/>
    <w:rsid w:val="00BD0DE3"/>
    <w:rsid w:val="00BD2304"/>
    <w:rsid w:val="00BD2307"/>
    <w:rsid w:val="00BD32BA"/>
    <w:rsid w:val="00BD3CFF"/>
    <w:rsid w:val="00BD3EF6"/>
    <w:rsid w:val="00BD3FB3"/>
    <w:rsid w:val="00BD4522"/>
    <w:rsid w:val="00BD45E6"/>
    <w:rsid w:val="00BD4606"/>
    <w:rsid w:val="00BD4661"/>
    <w:rsid w:val="00BD497D"/>
    <w:rsid w:val="00BD4F4B"/>
    <w:rsid w:val="00BD517E"/>
    <w:rsid w:val="00BD5420"/>
    <w:rsid w:val="00BD5AAF"/>
    <w:rsid w:val="00BD639D"/>
    <w:rsid w:val="00BD6596"/>
    <w:rsid w:val="00BD67AE"/>
    <w:rsid w:val="00BD6B11"/>
    <w:rsid w:val="00BD723B"/>
    <w:rsid w:val="00BD7C1A"/>
    <w:rsid w:val="00BD7D3E"/>
    <w:rsid w:val="00BE0112"/>
    <w:rsid w:val="00BE01F8"/>
    <w:rsid w:val="00BE09AF"/>
    <w:rsid w:val="00BE0E2F"/>
    <w:rsid w:val="00BE1236"/>
    <w:rsid w:val="00BE14D3"/>
    <w:rsid w:val="00BE1D68"/>
    <w:rsid w:val="00BE206D"/>
    <w:rsid w:val="00BE2BA0"/>
    <w:rsid w:val="00BE2D23"/>
    <w:rsid w:val="00BE35B6"/>
    <w:rsid w:val="00BE4C63"/>
    <w:rsid w:val="00BE5401"/>
    <w:rsid w:val="00BE5E4A"/>
    <w:rsid w:val="00BE6EDF"/>
    <w:rsid w:val="00BE7233"/>
    <w:rsid w:val="00BF0143"/>
    <w:rsid w:val="00BF044E"/>
    <w:rsid w:val="00BF0F5F"/>
    <w:rsid w:val="00BF1180"/>
    <w:rsid w:val="00BF1B21"/>
    <w:rsid w:val="00BF1B24"/>
    <w:rsid w:val="00BF2FBF"/>
    <w:rsid w:val="00BF39C2"/>
    <w:rsid w:val="00BF3CAA"/>
    <w:rsid w:val="00BF4417"/>
    <w:rsid w:val="00BF467D"/>
    <w:rsid w:val="00BF48C0"/>
    <w:rsid w:val="00BF4A28"/>
    <w:rsid w:val="00BF4C0A"/>
    <w:rsid w:val="00BF4DFA"/>
    <w:rsid w:val="00BF502F"/>
    <w:rsid w:val="00BF52BD"/>
    <w:rsid w:val="00BF6A91"/>
    <w:rsid w:val="00BF6CAA"/>
    <w:rsid w:val="00BF7008"/>
    <w:rsid w:val="00BF70F0"/>
    <w:rsid w:val="00BF79F6"/>
    <w:rsid w:val="00C00A1E"/>
    <w:rsid w:val="00C02027"/>
    <w:rsid w:val="00C02037"/>
    <w:rsid w:val="00C02789"/>
    <w:rsid w:val="00C055E7"/>
    <w:rsid w:val="00C0598A"/>
    <w:rsid w:val="00C06069"/>
    <w:rsid w:val="00C06799"/>
    <w:rsid w:val="00C06DF2"/>
    <w:rsid w:val="00C07A91"/>
    <w:rsid w:val="00C103FA"/>
    <w:rsid w:val="00C11202"/>
    <w:rsid w:val="00C1215E"/>
    <w:rsid w:val="00C127C4"/>
    <w:rsid w:val="00C14549"/>
    <w:rsid w:val="00C1554A"/>
    <w:rsid w:val="00C16F59"/>
    <w:rsid w:val="00C17030"/>
    <w:rsid w:val="00C20135"/>
    <w:rsid w:val="00C206CA"/>
    <w:rsid w:val="00C20DB3"/>
    <w:rsid w:val="00C20ED1"/>
    <w:rsid w:val="00C223C0"/>
    <w:rsid w:val="00C228F3"/>
    <w:rsid w:val="00C22D18"/>
    <w:rsid w:val="00C2439B"/>
    <w:rsid w:val="00C2449D"/>
    <w:rsid w:val="00C2748B"/>
    <w:rsid w:val="00C27504"/>
    <w:rsid w:val="00C30384"/>
    <w:rsid w:val="00C314CD"/>
    <w:rsid w:val="00C329CE"/>
    <w:rsid w:val="00C33A31"/>
    <w:rsid w:val="00C3419C"/>
    <w:rsid w:val="00C34A92"/>
    <w:rsid w:val="00C34B4A"/>
    <w:rsid w:val="00C36025"/>
    <w:rsid w:val="00C364E5"/>
    <w:rsid w:val="00C36A98"/>
    <w:rsid w:val="00C372B3"/>
    <w:rsid w:val="00C3761D"/>
    <w:rsid w:val="00C40704"/>
    <w:rsid w:val="00C40757"/>
    <w:rsid w:val="00C40A5D"/>
    <w:rsid w:val="00C415AF"/>
    <w:rsid w:val="00C41609"/>
    <w:rsid w:val="00C4180A"/>
    <w:rsid w:val="00C421B8"/>
    <w:rsid w:val="00C429A3"/>
    <w:rsid w:val="00C42B81"/>
    <w:rsid w:val="00C434FA"/>
    <w:rsid w:val="00C43733"/>
    <w:rsid w:val="00C43A8A"/>
    <w:rsid w:val="00C43BD7"/>
    <w:rsid w:val="00C46904"/>
    <w:rsid w:val="00C47A9C"/>
    <w:rsid w:val="00C47BA7"/>
    <w:rsid w:val="00C47C8A"/>
    <w:rsid w:val="00C50572"/>
    <w:rsid w:val="00C50CC2"/>
    <w:rsid w:val="00C51552"/>
    <w:rsid w:val="00C51625"/>
    <w:rsid w:val="00C521ED"/>
    <w:rsid w:val="00C532E8"/>
    <w:rsid w:val="00C5337F"/>
    <w:rsid w:val="00C536C1"/>
    <w:rsid w:val="00C53C50"/>
    <w:rsid w:val="00C54BB3"/>
    <w:rsid w:val="00C55169"/>
    <w:rsid w:val="00C57802"/>
    <w:rsid w:val="00C57DF4"/>
    <w:rsid w:val="00C60F05"/>
    <w:rsid w:val="00C6239B"/>
    <w:rsid w:val="00C631A0"/>
    <w:rsid w:val="00C6373D"/>
    <w:rsid w:val="00C640C9"/>
    <w:rsid w:val="00C64639"/>
    <w:rsid w:val="00C6647C"/>
    <w:rsid w:val="00C67B65"/>
    <w:rsid w:val="00C67EB5"/>
    <w:rsid w:val="00C70198"/>
    <w:rsid w:val="00C70937"/>
    <w:rsid w:val="00C70A49"/>
    <w:rsid w:val="00C70D42"/>
    <w:rsid w:val="00C71A40"/>
    <w:rsid w:val="00C71EB5"/>
    <w:rsid w:val="00C71ED7"/>
    <w:rsid w:val="00C73A93"/>
    <w:rsid w:val="00C73E14"/>
    <w:rsid w:val="00C742C8"/>
    <w:rsid w:val="00C74BB3"/>
    <w:rsid w:val="00C74EB6"/>
    <w:rsid w:val="00C75455"/>
    <w:rsid w:val="00C758A5"/>
    <w:rsid w:val="00C75EE9"/>
    <w:rsid w:val="00C76B44"/>
    <w:rsid w:val="00C77577"/>
    <w:rsid w:val="00C804FD"/>
    <w:rsid w:val="00C8149B"/>
    <w:rsid w:val="00C8192C"/>
    <w:rsid w:val="00C81C25"/>
    <w:rsid w:val="00C8251C"/>
    <w:rsid w:val="00C82730"/>
    <w:rsid w:val="00C82AF8"/>
    <w:rsid w:val="00C83309"/>
    <w:rsid w:val="00C83669"/>
    <w:rsid w:val="00C83C65"/>
    <w:rsid w:val="00C85940"/>
    <w:rsid w:val="00C8708B"/>
    <w:rsid w:val="00C9009F"/>
    <w:rsid w:val="00C909CF"/>
    <w:rsid w:val="00C91326"/>
    <w:rsid w:val="00C91BC2"/>
    <w:rsid w:val="00C91E4D"/>
    <w:rsid w:val="00C931FE"/>
    <w:rsid w:val="00C936EC"/>
    <w:rsid w:val="00C93F97"/>
    <w:rsid w:val="00C95312"/>
    <w:rsid w:val="00C96508"/>
    <w:rsid w:val="00C97AEE"/>
    <w:rsid w:val="00CA01B4"/>
    <w:rsid w:val="00CA04BA"/>
    <w:rsid w:val="00CA0570"/>
    <w:rsid w:val="00CA0A64"/>
    <w:rsid w:val="00CA0E77"/>
    <w:rsid w:val="00CA11DC"/>
    <w:rsid w:val="00CA28ED"/>
    <w:rsid w:val="00CA3D4E"/>
    <w:rsid w:val="00CA3DE7"/>
    <w:rsid w:val="00CA52E5"/>
    <w:rsid w:val="00CA5F44"/>
    <w:rsid w:val="00CA6FF1"/>
    <w:rsid w:val="00CA7946"/>
    <w:rsid w:val="00CA7B7C"/>
    <w:rsid w:val="00CB0612"/>
    <w:rsid w:val="00CB0EAE"/>
    <w:rsid w:val="00CB14AE"/>
    <w:rsid w:val="00CB1D81"/>
    <w:rsid w:val="00CB1E64"/>
    <w:rsid w:val="00CB48E3"/>
    <w:rsid w:val="00CB5218"/>
    <w:rsid w:val="00CB55D8"/>
    <w:rsid w:val="00CB5620"/>
    <w:rsid w:val="00CB65B1"/>
    <w:rsid w:val="00CB7645"/>
    <w:rsid w:val="00CB793B"/>
    <w:rsid w:val="00CC0247"/>
    <w:rsid w:val="00CC09CF"/>
    <w:rsid w:val="00CC1A31"/>
    <w:rsid w:val="00CC1BDC"/>
    <w:rsid w:val="00CC366C"/>
    <w:rsid w:val="00CC3A64"/>
    <w:rsid w:val="00CC3FAB"/>
    <w:rsid w:val="00CC4637"/>
    <w:rsid w:val="00CC4B24"/>
    <w:rsid w:val="00CC4E06"/>
    <w:rsid w:val="00CC5102"/>
    <w:rsid w:val="00CC5693"/>
    <w:rsid w:val="00CC68F8"/>
    <w:rsid w:val="00CC6CB5"/>
    <w:rsid w:val="00CC7112"/>
    <w:rsid w:val="00CC75BA"/>
    <w:rsid w:val="00CC7A34"/>
    <w:rsid w:val="00CC7CC6"/>
    <w:rsid w:val="00CD15F6"/>
    <w:rsid w:val="00CD181E"/>
    <w:rsid w:val="00CD18DF"/>
    <w:rsid w:val="00CD26F4"/>
    <w:rsid w:val="00CD2A74"/>
    <w:rsid w:val="00CD2C9F"/>
    <w:rsid w:val="00CD2E78"/>
    <w:rsid w:val="00CD2F2F"/>
    <w:rsid w:val="00CD4272"/>
    <w:rsid w:val="00CD4A4E"/>
    <w:rsid w:val="00CD4ABA"/>
    <w:rsid w:val="00CD4BED"/>
    <w:rsid w:val="00CD50BB"/>
    <w:rsid w:val="00CD5ED2"/>
    <w:rsid w:val="00CD61B4"/>
    <w:rsid w:val="00CD6615"/>
    <w:rsid w:val="00CD7A5D"/>
    <w:rsid w:val="00CE051C"/>
    <w:rsid w:val="00CE0C6D"/>
    <w:rsid w:val="00CE1687"/>
    <w:rsid w:val="00CE1A34"/>
    <w:rsid w:val="00CE2629"/>
    <w:rsid w:val="00CE2DE0"/>
    <w:rsid w:val="00CE2E5A"/>
    <w:rsid w:val="00CE31B3"/>
    <w:rsid w:val="00CE31BC"/>
    <w:rsid w:val="00CE3348"/>
    <w:rsid w:val="00CE3FDB"/>
    <w:rsid w:val="00CE42DA"/>
    <w:rsid w:val="00CE4A59"/>
    <w:rsid w:val="00CE6A8D"/>
    <w:rsid w:val="00CE6DAF"/>
    <w:rsid w:val="00CE75CF"/>
    <w:rsid w:val="00CF0801"/>
    <w:rsid w:val="00CF17A7"/>
    <w:rsid w:val="00CF354A"/>
    <w:rsid w:val="00CF3EF6"/>
    <w:rsid w:val="00CF61B1"/>
    <w:rsid w:val="00CF6C51"/>
    <w:rsid w:val="00CF705B"/>
    <w:rsid w:val="00CF7561"/>
    <w:rsid w:val="00CF7736"/>
    <w:rsid w:val="00CF7DCD"/>
    <w:rsid w:val="00CF7E9A"/>
    <w:rsid w:val="00D00268"/>
    <w:rsid w:val="00D00C0F"/>
    <w:rsid w:val="00D00DF1"/>
    <w:rsid w:val="00D01483"/>
    <w:rsid w:val="00D019AA"/>
    <w:rsid w:val="00D019C8"/>
    <w:rsid w:val="00D01CD1"/>
    <w:rsid w:val="00D025D6"/>
    <w:rsid w:val="00D02ECF"/>
    <w:rsid w:val="00D03351"/>
    <w:rsid w:val="00D03619"/>
    <w:rsid w:val="00D03773"/>
    <w:rsid w:val="00D04672"/>
    <w:rsid w:val="00D05B41"/>
    <w:rsid w:val="00D0604D"/>
    <w:rsid w:val="00D061D5"/>
    <w:rsid w:val="00D06D23"/>
    <w:rsid w:val="00D0704C"/>
    <w:rsid w:val="00D07295"/>
    <w:rsid w:val="00D07432"/>
    <w:rsid w:val="00D07EDB"/>
    <w:rsid w:val="00D11085"/>
    <w:rsid w:val="00D110D1"/>
    <w:rsid w:val="00D11691"/>
    <w:rsid w:val="00D11724"/>
    <w:rsid w:val="00D13CC3"/>
    <w:rsid w:val="00D14881"/>
    <w:rsid w:val="00D203E5"/>
    <w:rsid w:val="00D22703"/>
    <w:rsid w:val="00D227AF"/>
    <w:rsid w:val="00D22813"/>
    <w:rsid w:val="00D22BF8"/>
    <w:rsid w:val="00D23AFE"/>
    <w:rsid w:val="00D249F5"/>
    <w:rsid w:val="00D24F95"/>
    <w:rsid w:val="00D25206"/>
    <w:rsid w:val="00D25E71"/>
    <w:rsid w:val="00D2658A"/>
    <w:rsid w:val="00D2738F"/>
    <w:rsid w:val="00D274CE"/>
    <w:rsid w:val="00D27E2C"/>
    <w:rsid w:val="00D30076"/>
    <w:rsid w:val="00D302DA"/>
    <w:rsid w:val="00D30497"/>
    <w:rsid w:val="00D305F7"/>
    <w:rsid w:val="00D30AAA"/>
    <w:rsid w:val="00D30B51"/>
    <w:rsid w:val="00D311F9"/>
    <w:rsid w:val="00D3128C"/>
    <w:rsid w:val="00D31589"/>
    <w:rsid w:val="00D316FF"/>
    <w:rsid w:val="00D31FF9"/>
    <w:rsid w:val="00D32E60"/>
    <w:rsid w:val="00D33A9C"/>
    <w:rsid w:val="00D33E9A"/>
    <w:rsid w:val="00D344FE"/>
    <w:rsid w:val="00D34638"/>
    <w:rsid w:val="00D3480C"/>
    <w:rsid w:val="00D34FF1"/>
    <w:rsid w:val="00D356DA"/>
    <w:rsid w:val="00D365E6"/>
    <w:rsid w:val="00D37345"/>
    <w:rsid w:val="00D37448"/>
    <w:rsid w:val="00D40250"/>
    <w:rsid w:val="00D41864"/>
    <w:rsid w:val="00D41F1C"/>
    <w:rsid w:val="00D4226F"/>
    <w:rsid w:val="00D42408"/>
    <w:rsid w:val="00D429E1"/>
    <w:rsid w:val="00D42B2D"/>
    <w:rsid w:val="00D43976"/>
    <w:rsid w:val="00D43A25"/>
    <w:rsid w:val="00D44277"/>
    <w:rsid w:val="00D44C5B"/>
    <w:rsid w:val="00D44E43"/>
    <w:rsid w:val="00D450C5"/>
    <w:rsid w:val="00D4579F"/>
    <w:rsid w:val="00D461B4"/>
    <w:rsid w:val="00D46878"/>
    <w:rsid w:val="00D47A5C"/>
    <w:rsid w:val="00D47B6B"/>
    <w:rsid w:val="00D50006"/>
    <w:rsid w:val="00D5062F"/>
    <w:rsid w:val="00D50B96"/>
    <w:rsid w:val="00D517EE"/>
    <w:rsid w:val="00D5196D"/>
    <w:rsid w:val="00D51B65"/>
    <w:rsid w:val="00D52029"/>
    <w:rsid w:val="00D52874"/>
    <w:rsid w:val="00D52943"/>
    <w:rsid w:val="00D533E6"/>
    <w:rsid w:val="00D53751"/>
    <w:rsid w:val="00D537FC"/>
    <w:rsid w:val="00D546E3"/>
    <w:rsid w:val="00D547F0"/>
    <w:rsid w:val="00D54FF1"/>
    <w:rsid w:val="00D5504F"/>
    <w:rsid w:val="00D55D1A"/>
    <w:rsid w:val="00D560DF"/>
    <w:rsid w:val="00D567C5"/>
    <w:rsid w:val="00D5729F"/>
    <w:rsid w:val="00D573A2"/>
    <w:rsid w:val="00D573B3"/>
    <w:rsid w:val="00D57B94"/>
    <w:rsid w:val="00D57F2B"/>
    <w:rsid w:val="00D6063D"/>
    <w:rsid w:val="00D60DF5"/>
    <w:rsid w:val="00D61075"/>
    <w:rsid w:val="00D612B6"/>
    <w:rsid w:val="00D619B5"/>
    <w:rsid w:val="00D62B07"/>
    <w:rsid w:val="00D64260"/>
    <w:rsid w:val="00D64457"/>
    <w:rsid w:val="00D64CC3"/>
    <w:rsid w:val="00D64F76"/>
    <w:rsid w:val="00D65088"/>
    <w:rsid w:val="00D66A34"/>
    <w:rsid w:val="00D67BAC"/>
    <w:rsid w:val="00D70AB5"/>
    <w:rsid w:val="00D70D66"/>
    <w:rsid w:val="00D71D68"/>
    <w:rsid w:val="00D71F6A"/>
    <w:rsid w:val="00D73053"/>
    <w:rsid w:val="00D73184"/>
    <w:rsid w:val="00D731E8"/>
    <w:rsid w:val="00D738F1"/>
    <w:rsid w:val="00D74CC4"/>
    <w:rsid w:val="00D754B4"/>
    <w:rsid w:val="00D7561A"/>
    <w:rsid w:val="00D759E6"/>
    <w:rsid w:val="00D768EA"/>
    <w:rsid w:val="00D76C20"/>
    <w:rsid w:val="00D76D06"/>
    <w:rsid w:val="00D7735C"/>
    <w:rsid w:val="00D778F6"/>
    <w:rsid w:val="00D77955"/>
    <w:rsid w:val="00D77CC8"/>
    <w:rsid w:val="00D77E53"/>
    <w:rsid w:val="00D8091C"/>
    <w:rsid w:val="00D8112A"/>
    <w:rsid w:val="00D812CF"/>
    <w:rsid w:val="00D8249A"/>
    <w:rsid w:val="00D83FC0"/>
    <w:rsid w:val="00D849A5"/>
    <w:rsid w:val="00D84B4B"/>
    <w:rsid w:val="00D8549C"/>
    <w:rsid w:val="00D868C5"/>
    <w:rsid w:val="00D870DF"/>
    <w:rsid w:val="00D87F3F"/>
    <w:rsid w:val="00D90733"/>
    <w:rsid w:val="00D909B9"/>
    <w:rsid w:val="00D92293"/>
    <w:rsid w:val="00D923CB"/>
    <w:rsid w:val="00D92AA7"/>
    <w:rsid w:val="00D93627"/>
    <w:rsid w:val="00D94308"/>
    <w:rsid w:val="00D95370"/>
    <w:rsid w:val="00D9608F"/>
    <w:rsid w:val="00D961F2"/>
    <w:rsid w:val="00DA04C5"/>
    <w:rsid w:val="00DA1105"/>
    <w:rsid w:val="00DA1495"/>
    <w:rsid w:val="00DA14B0"/>
    <w:rsid w:val="00DA15D4"/>
    <w:rsid w:val="00DA18FE"/>
    <w:rsid w:val="00DA1C3E"/>
    <w:rsid w:val="00DA1F4A"/>
    <w:rsid w:val="00DA2427"/>
    <w:rsid w:val="00DA2796"/>
    <w:rsid w:val="00DA3750"/>
    <w:rsid w:val="00DA441D"/>
    <w:rsid w:val="00DA4F76"/>
    <w:rsid w:val="00DA572F"/>
    <w:rsid w:val="00DA5F23"/>
    <w:rsid w:val="00DA716E"/>
    <w:rsid w:val="00DA73E7"/>
    <w:rsid w:val="00DA74D2"/>
    <w:rsid w:val="00DA752C"/>
    <w:rsid w:val="00DA763D"/>
    <w:rsid w:val="00DA7F1F"/>
    <w:rsid w:val="00DB0FBA"/>
    <w:rsid w:val="00DB20B9"/>
    <w:rsid w:val="00DB36EC"/>
    <w:rsid w:val="00DB3CBF"/>
    <w:rsid w:val="00DB415B"/>
    <w:rsid w:val="00DB4538"/>
    <w:rsid w:val="00DB4DE8"/>
    <w:rsid w:val="00DB503D"/>
    <w:rsid w:val="00DB6218"/>
    <w:rsid w:val="00DB63E5"/>
    <w:rsid w:val="00DB674B"/>
    <w:rsid w:val="00DB7945"/>
    <w:rsid w:val="00DB7957"/>
    <w:rsid w:val="00DB7F6D"/>
    <w:rsid w:val="00DC03C1"/>
    <w:rsid w:val="00DC120A"/>
    <w:rsid w:val="00DC134C"/>
    <w:rsid w:val="00DC15E4"/>
    <w:rsid w:val="00DC195D"/>
    <w:rsid w:val="00DC1CCA"/>
    <w:rsid w:val="00DC1DBF"/>
    <w:rsid w:val="00DC20AF"/>
    <w:rsid w:val="00DC2288"/>
    <w:rsid w:val="00DC242D"/>
    <w:rsid w:val="00DC3CE4"/>
    <w:rsid w:val="00DC3D19"/>
    <w:rsid w:val="00DC491C"/>
    <w:rsid w:val="00DC493C"/>
    <w:rsid w:val="00DC4FD7"/>
    <w:rsid w:val="00DC510D"/>
    <w:rsid w:val="00DC525A"/>
    <w:rsid w:val="00DC5330"/>
    <w:rsid w:val="00DC5844"/>
    <w:rsid w:val="00DC5BA5"/>
    <w:rsid w:val="00DC6A97"/>
    <w:rsid w:val="00DC7289"/>
    <w:rsid w:val="00DD0873"/>
    <w:rsid w:val="00DD0896"/>
    <w:rsid w:val="00DD1272"/>
    <w:rsid w:val="00DD23C6"/>
    <w:rsid w:val="00DD24BA"/>
    <w:rsid w:val="00DD2B82"/>
    <w:rsid w:val="00DD3DFD"/>
    <w:rsid w:val="00DD3E49"/>
    <w:rsid w:val="00DD4419"/>
    <w:rsid w:val="00DD4C63"/>
    <w:rsid w:val="00DD7116"/>
    <w:rsid w:val="00DE0BC2"/>
    <w:rsid w:val="00DE0F40"/>
    <w:rsid w:val="00DE1035"/>
    <w:rsid w:val="00DE1B6B"/>
    <w:rsid w:val="00DE1FE5"/>
    <w:rsid w:val="00DE3696"/>
    <w:rsid w:val="00DE55EA"/>
    <w:rsid w:val="00DE5AD1"/>
    <w:rsid w:val="00DE5BD8"/>
    <w:rsid w:val="00DE5CC8"/>
    <w:rsid w:val="00DE5F07"/>
    <w:rsid w:val="00DE69B4"/>
    <w:rsid w:val="00DE6BD3"/>
    <w:rsid w:val="00DE7208"/>
    <w:rsid w:val="00DE753B"/>
    <w:rsid w:val="00DF0483"/>
    <w:rsid w:val="00DF12DC"/>
    <w:rsid w:val="00DF1593"/>
    <w:rsid w:val="00DF1B31"/>
    <w:rsid w:val="00DF20A8"/>
    <w:rsid w:val="00DF20AA"/>
    <w:rsid w:val="00DF2434"/>
    <w:rsid w:val="00DF2862"/>
    <w:rsid w:val="00DF33B7"/>
    <w:rsid w:val="00DF3CD2"/>
    <w:rsid w:val="00DF3F8A"/>
    <w:rsid w:val="00DF62C0"/>
    <w:rsid w:val="00DF6FB8"/>
    <w:rsid w:val="00DF7127"/>
    <w:rsid w:val="00DF788C"/>
    <w:rsid w:val="00E011CF"/>
    <w:rsid w:val="00E02358"/>
    <w:rsid w:val="00E026BD"/>
    <w:rsid w:val="00E02969"/>
    <w:rsid w:val="00E04179"/>
    <w:rsid w:val="00E04378"/>
    <w:rsid w:val="00E04577"/>
    <w:rsid w:val="00E0536D"/>
    <w:rsid w:val="00E0576C"/>
    <w:rsid w:val="00E06171"/>
    <w:rsid w:val="00E068E6"/>
    <w:rsid w:val="00E06D91"/>
    <w:rsid w:val="00E07008"/>
    <w:rsid w:val="00E10496"/>
    <w:rsid w:val="00E1119C"/>
    <w:rsid w:val="00E112C0"/>
    <w:rsid w:val="00E119D2"/>
    <w:rsid w:val="00E11D59"/>
    <w:rsid w:val="00E12D1D"/>
    <w:rsid w:val="00E12D82"/>
    <w:rsid w:val="00E13ADB"/>
    <w:rsid w:val="00E14B1A"/>
    <w:rsid w:val="00E14E23"/>
    <w:rsid w:val="00E15531"/>
    <w:rsid w:val="00E155A6"/>
    <w:rsid w:val="00E15696"/>
    <w:rsid w:val="00E15CD5"/>
    <w:rsid w:val="00E15E5B"/>
    <w:rsid w:val="00E15E9F"/>
    <w:rsid w:val="00E16B33"/>
    <w:rsid w:val="00E17D49"/>
    <w:rsid w:val="00E20752"/>
    <w:rsid w:val="00E207D4"/>
    <w:rsid w:val="00E20D37"/>
    <w:rsid w:val="00E2150C"/>
    <w:rsid w:val="00E217F3"/>
    <w:rsid w:val="00E2184A"/>
    <w:rsid w:val="00E21B69"/>
    <w:rsid w:val="00E22069"/>
    <w:rsid w:val="00E2238E"/>
    <w:rsid w:val="00E2287E"/>
    <w:rsid w:val="00E22B7D"/>
    <w:rsid w:val="00E23E27"/>
    <w:rsid w:val="00E23F9F"/>
    <w:rsid w:val="00E2448E"/>
    <w:rsid w:val="00E2557D"/>
    <w:rsid w:val="00E25702"/>
    <w:rsid w:val="00E265BF"/>
    <w:rsid w:val="00E26855"/>
    <w:rsid w:val="00E26CC6"/>
    <w:rsid w:val="00E26E5D"/>
    <w:rsid w:val="00E27D74"/>
    <w:rsid w:val="00E27EA3"/>
    <w:rsid w:val="00E30617"/>
    <w:rsid w:val="00E3097B"/>
    <w:rsid w:val="00E30C7C"/>
    <w:rsid w:val="00E31794"/>
    <w:rsid w:val="00E31F0E"/>
    <w:rsid w:val="00E31FEA"/>
    <w:rsid w:val="00E32270"/>
    <w:rsid w:val="00E32A97"/>
    <w:rsid w:val="00E32E69"/>
    <w:rsid w:val="00E32F6C"/>
    <w:rsid w:val="00E332A8"/>
    <w:rsid w:val="00E332BC"/>
    <w:rsid w:val="00E33643"/>
    <w:rsid w:val="00E33B3E"/>
    <w:rsid w:val="00E33F21"/>
    <w:rsid w:val="00E33F61"/>
    <w:rsid w:val="00E34C4B"/>
    <w:rsid w:val="00E35495"/>
    <w:rsid w:val="00E3589A"/>
    <w:rsid w:val="00E37820"/>
    <w:rsid w:val="00E379BA"/>
    <w:rsid w:val="00E37C8B"/>
    <w:rsid w:val="00E40790"/>
    <w:rsid w:val="00E40E2F"/>
    <w:rsid w:val="00E42ACA"/>
    <w:rsid w:val="00E42CE4"/>
    <w:rsid w:val="00E437C1"/>
    <w:rsid w:val="00E4407A"/>
    <w:rsid w:val="00E4439B"/>
    <w:rsid w:val="00E451A3"/>
    <w:rsid w:val="00E4534A"/>
    <w:rsid w:val="00E45932"/>
    <w:rsid w:val="00E46270"/>
    <w:rsid w:val="00E4628C"/>
    <w:rsid w:val="00E46801"/>
    <w:rsid w:val="00E46D8A"/>
    <w:rsid w:val="00E477F3"/>
    <w:rsid w:val="00E47AC8"/>
    <w:rsid w:val="00E5053F"/>
    <w:rsid w:val="00E50CBE"/>
    <w:rsid w:val="00E51B0E"/>
    <w:rsid w:val="00E52AED"/>
    <w:rsid w:val="00E5302E"/>
    <w:rsid w:val="00E53787"/>
    <w:rsid w:val="00E53987"/>
    <w:rsid w:val="00E54528"/>
    <w:rsid w:val="00E546B9"/>
    <w:rsid w:val="00E54B33"/>
    <w:rsid w:val="00E555FE"/>
    <w:rsid w:val="00E556BD"/>
    <w:rsid w:val="00E56AE0"/>
    <w:rsid w:val="00E56B14"/>
    <w:rsid w:val="00E56FD5"/>
    <w:rsid w:val="00E604E6"/>
    <w:rsid w:val="00E61E60"/>
    <w:rsid w:val="00E62098"/>
    <w:rsid w:val="00E620FE"/>
    <w:rsid w:val="00E6227D"/>
    <w:rsid w:val="00E628F4"/>
    <w:rsid w:val="00E632E8"/>
    <w:rsid w:val="00E63353"/>
    <w:rsid w:val="00E63687"/>
    <w:rsid w:val="00E6377D"/>
    <w:rsid w:val="00E6392B"/>
    <w:rsid w:val="00E63DAE"/>
    <w:rsid w:val="00E6513C"/>
    <w:rsid w:val="00E654A4"/>
    <w:rsid w:val="00E661D6"/>
    <w:rsid w:val="00E70090"/>
    <w:rsid w:val="00E7094C"/>
    <w:rsid w:val="00E71B3A"/>
    <w:rsid w:val="00E7212E"/>
    <w:rsid w:val="00E72354"/>
    <w:rsid w:val="00E729DC"/>
    <w:rsid w:val="00E72AC8"/>
    <w:rsid w:val="00E72D81"/>
    <w:rsid w:val="00E73653"/>
    <w:rsid w:val="00E73FF2"/>
    <w:rsid w:val="00E74604"/>
    <w:rsid w:val="00E7528D"/>
    <w:rsid w:val="00E758A8"/>
    <w:rsid w:val="00E7738E"/>
    <w:rsid w:val="00E77E85"/>
    <w:rsid w:val="00E77F74"/>
    <w:rsid w:val="00E8175A"/>
    <w:rsid w:val="00E817EC"/>
    <w:rsid w:val="00E820AA"/>
    <w:rsid w:val="00E82292"/>
    <w:rsid w:val="00E8289C"/>
    <w:rsid w:val="00E82D8A"/>
    <w:rsid w:val="00E84C62"/>
    <w:rsid w:val="00E850D0"/>
    <w:rsid w:val="00E8644D"/>
    <w:rsid w:val="00E8796F"/>
    <w:rsid w:val="00E90314"/>
    <w:rsid w:val="00E906B5"/>
    <w:rsid w:val="00E91402"/>
    <w:rsid w:val="00E923BB"/>
    <w:rsid w:val="00E938DD"/>
    <w:rsid w:val="00E94FF8"/>
    <w:rsid w:val="00E96045"/>
    <w:rsid w:val="00E961F3"/>
    <w:rsid w:val="00E96952"/>
    <w:rsid w:val="00E96D86"/>
    <w:rsid w:val="00E97DF6"/>
    <w:rsid w:val="00E97F92"/>
    <w:rsid w:val="00EA0298"/>
    <w:rsid w:val="00EA02CE"/>
    <w:rsid w:val="00EA0459"/>
    <w:rsid w:val="00EA0D69"/>
    <w:rsid w:val="00EA15D6"/>
    <w:rsid w:val="00EA18DE"/>
    <w:rsid w:val="00EA1E82"/>
    <w:rsid w:val="00EA1E96"/>
    <w:rsid w:val="00EA1F58"/>
    <w:rsid w:val="00EA2157"/>
    <w:rsid w:val="00EA37F4"/>
    <w:rsid w:val="00EA3823"/>
    <w:rsid w:val="00EA6464"/>
    <w:rsid w:val="00EA68A3"/>
    <w:rsid w:val="00EA6FFE"/>
    <w:rsid w:val="00EA7A35"/>
    <w:rsid w:val="00EB1A01"/>
    <w:rsid w:val="00EB270E"/>
    <w:rsid w:val="00EB2B59"/>
    <w:rsid w:val="00EB2BF5"/>
    <w:rsid w:val="00EB2E7A"/>
    <w:rsid w:val="00EB3454"/>
    <w:rsid w:val="00EB402A"/>
    <w:rsid w:val="00EB45F1"/>
    <w:rsid w:val="00EB4765"/>
    <w:rsid w:val="00EB479C"/>
    <w:rsid w:val="00EB49FA"/>
    <w:rsid w:val="00EB4AB7"/>
    <w:rsid w:val="00EB5504"/>
    <w:rsid w:val="00EB68AE"/>
    <w:rsid w:val="00EB6AD7"/>
    <w:rsid w:val="00EC0110"/>
    <w:rsid w:val="00EC0445"/>
    <w:rsid w:val="00EC0D46"/>
    <w:rsid w:val="00EC0E24"/>
    <w:rsid w:val="00EC1537"/>
    <w:rsid w:val="00EC1DD0"/>
    <w:rsid w:val="00EC1FAE"/>
    <w:rsid w:val="00EC203A"/>
    <w:rsid w:val="00EC365B"/>
    <w:rsid w:val="00EC3B93"/>
    <w:rsid w:val="00EC4206"/>
    <w:rsid w:val="00EC4226"/>
    <w:rsid w:val="00EC439C"/>
    <w:rsid w:val="00EC4698"/>
    <w:rsid w:val="00EC4DE5"/>
    <w:rsid w:val="00EC59F6"/>
    <w:rsid w:val="00EC5B9C"/>
    <w:rsid w:val="00EC658E"/>
    <w:rsid w:val="00EC666A"/>
    <w:rsid w:val="00EC7910"/>
    <w:rsid w:val="00ED0151"/>
    <w:rsid w:val="00ED11EB"/>
    <w:rsid w:val="00ED1503"/>
    <w:rsid w:val="00ED1EDD"/>
    <w:rsid w:val="00ED26F3"/>
    <w:rsid w:val="00ED36B0"/>
    <w:rsid w:val="00ED3711"/>
    <w:rsid w:val="00ED3C32"/>
    <w:rsid w:val="00ED478B"/>
    <w:rsid w:val="00ED488B"/>
    <w:rsid w:val="00ED4CEC"/>
    <w:rsid w:val="00ED50B7"/>
    <w:rsid w:val="00ED53F4"/>
    <w:rsid w:val="00ED5682"/>
    <w:rsid w:val="00ED640A"/>
    <w:rsid w:val="00ED709A"/>
    <w:rsid w:val="00ED7930"/>
    <w:rsid w:val="00ED7BAA"/>
    <w:rsid w:val="00EE01BC"/>
    <w:rsid w:val="00EE1E6A"/>
    <w:rsid w:val="00EE2CBA"/>
    <w:rsid w:val="00EE2D4A"/>
    <w:rsid w:val="00EE30C6"/>
    <w:rsid w:val="00EE3663"/>
    <w:rsid w:val="00EE3B17"/>
    <w:rsid w:val="00EE3D98"/>
    <w:rsid w:val="00EE4234"/>
    <w:rsid w:val="00EE439F"/>
    <w:rsid w:val="00EE4638"/>
    <w:rsid w:val="00EE47BB"/>
    <w:rsid w:val="00EE4D6A"/>
    <w:rsid w:val="00EE66D1"/>
    <w:rsid w:val="00EE74E2"/>
    <w:rsid w:val="00EE7C63"/>
    <w:rsid w:val="00EF3B83"/>
    <w:rsid w:val="00EF3D0D"/>
    <w:rsid w:val="00EF3E85"/>
    <w:rsid w:val="00EF4005"/>
    <w:rsid w:val="00EF4663"/>
    <w:rsid w:val="00EF5521"/>
    <w:rsid w:val="00EF564D"/>
    <w:rsid w:val="00EF5FDA"/>
    <w:rsid w:val="00EF6781"/>
    <w:rsid w:val="00EF6B57"/>
    <w:rsid w:val="00EF6FD8"/>
    <w:rsid w:val="00EF72FE"/>
    <w:rsid w:val="00F01C3F"/>
    <w:rsid w:val="00F0287C"/>
    <w:rsid w:val="00F04536"/>
    <w:rsid w:val="00F05DB3"/>
    <w:rsid w:val="00F10044"/>
    <w:rsid w:val="00F100CB"/>
    <w:rsid w:val="00F106AD"/>
    <w:rsid w:val="00F10D57"/>
    <w:rsid w:val="00F112D3"/>
    <w:rsid w:val="00F11474"/>
    <w:rsid w:val="00F1161D"/>
    <w:rsid w:val="00F12577"/>
    <w:rsid w:val="00F12A63"/>
    <w:rsid w:val="00F13403"/>
    <w:rsid w:val="00F1365C"/>
    <w:rsid w:val="00F13878"/>
    <w:rsid w:val="00F1387B"/>
    <w:rsid w:val="00F13C50"/>
    <w:rsid w:val="00F14A7C"/>
    <w:rsid w:val="00F14AC5"/>
    <w:rsid w:val="00F15017"/>
    <w:rsid w:val="00F16FFC"/>
    <w:rsid w:val="00F2113E"/>
    <w:rsid w:val="00F21D7C"/>
    <w:rsid w:val="00F22806"/>
    <w:rsid w:val="00F22820"/>
    <w:rsid w:val="00F22DD7"/>
    <w:rsid w:val="00F236E3"/>
    <w:rsid w:val="00F23DA5"/>
    <w:rsid w:val="00F2418C"/>
    <w:rsid w:val="00F24839"/>
    <w:rsid w:val="00F2528B"/>
    <w:rsid w:val="00F25E8B"/>
    <w:rsid w:val="00F25EB3"/>
    <w:rsid w:val="00F265E1"/>
    <w:rsid w:val="00F270E6"/>
    <w:rsid w:val="00F274A2"/>
    <w:rsid w:val="00F3192B"/>
    <w:rsid w:val="00F3211D"/>
    <w:rsid w:val="00F321FC"/>
    <w:rsid w:val="00F3267B"/>
    <w:rsid w:val="00F32D4D"/>
    <w:rsid w:val="00F336C1"/>
    <w:rsid w:val="00F33732"/>
    <w:rsid w:val="00F33FBF"/>
    <w:rsid w:val="00F34425"/>
    <w:rsid w:val="00F35919"/>
    <w:rsid w:val="00F359F0"/>
    <w:rsid w:val="00F3623E"/>
    <w:rsid w:val="00F3667D"/>
    <w:rsid w:val="00F37048"/>
    <w:rsid w:val="00F37B2E"/>
    <w:rsid w:val="00F41634"/>
    <w:rsid w:val="00F41781"/>
    <w:rsid w:val="00F41F1C"/>
    <w:rsid w:val="00F426CA"/>
    <w:rsid w:val="00F42C64"/>
    <w:rsid w:val="00F43449"/>
    <w:rsid w:val="00F43762"/>
    <w:rsid w:val="00F43852"/>
    <w:rsid w:val="00F443BE"/>
    <w:rsid w:val="00F44AA6"/>
    <w:rsid w:val="00F44C54"/>
    <w:rsid w:val="00F44D98"/>
    <w:rsid w:val="00F45334"/>
    <w:rsid w:val="00F45777"/>
    <w:rsid w:val="00F45C4F"/>
    <w:rsid w:val="00F47258"/>
    <w:rsid w:val="00F47741"/>
    <w:rsid w:val="00F47DE4"/>
    <w:rsid w:val="00F50E62"/>
    <w:rsid w:val="00F50EA0"/>
    <w:rsid w:val="00F51EFB"/>
    <w:rsid w:val="00F53815"/>
    <w:rsid w:val="00F53A2D"/>
    <w:rsid w:val="00F53E46"/>
    <w:rsid w:val="00F557B8"/>
    <w:rsid w:val="00F566A4"/>
    <w:rsid w:val="00F56948"/>
    <w:rsid w:val="00F57912"/>
    <w:rsid w:val="00F6168E"/>
    <w:rsid w:val="00F61BB5"/>
    <w:rsid w:val="00F61EF1"/>
    <w:rsid w:val="00F6263C"/>
    <w:rsid w:val="00F62B6B"/>
    <w:rsid w:val="00F62E14"/>
    <w:rsid w:val="00F643D0"/>
    <w:rsid w:val="00F64D0B"/>
    <w:rsid w:val="00F652B3"/>
    <w:rsid w:val="00F6672C"/>
    <w:rsid w:val="00F67C33"/>
    <w:rsid w:val="00F67FF5"/>
    <w:rsid w:val="00F70946"/>
    <w:rsid w:val="00F710A9"/>
    <w:rsid w:val="00F71899"/>
    <w:rsid w:val="00F71E5E"/>
    <w:rsid w:val="00F72F7A"/>
    <w:rsid w:val="00F73370"/>
    <w:rsid w:val="00F737C6"/>
    <w:rsid w:val="00F73F11"/>
    <w:rsid w:val="00F7476F"/>
    <w:rsid w:val="00F74AA6"/>
    <w:rsid w:val="00F74E1F"/>
    <w:rsid w:val="00F7528F"/>
    <w:rsid w:val="00F757E2"/>
    <w:rsid w:val="00F76692"/>
    <w:rsid w:val="00F77652"/>
    <w:rsid w:val="00F7767F"/>
    <w:rsid w:val="00F7793A"/>
    <w:rsid w:val="00F77A28"/>
    <w:rsid w:val="00F77B41"/>
    <w:rsid w:val="00F80182"/>
    <w:rsid w:val="00F80225"/>
    <w:rsid w:val="00F813B1"/>
    <w:rsid w:val="00F81454"/>
    <w:rsid w:val="00F818DF"/>
    <w:rsid w:val="00F81CF5"/>
    <w:rsid w:val="00F82C58"/>
    <w:rsid w:val="00F8386F"/>
    <w:rsid w:val="00F83C6D"/>
    <w:rsid w:val="00F83F3E"/>
    <w:rsid w:val="00F84538"/>
    <w:rsid w:val="00F84701"/>
    <w:rsid w:val="00F84782"/>
    <w:rsid w:val="00F8546B"/>
    <w:rsid w:val="00F85785"/>
    <w:rsid w:val="00F85D2B"/>
    <w:rsid w:val="00F867A0"/>
    <w:rsid w:val="00F87857"/>
    <w:rsid w:val="00F87A0D"/>
    <w:rsid w:val="00F87AF4"/>
    <w:rsid w:val="00F9024A"/>
    <w:rsid w:val="00F904EC"/>
    <w:rsid w:val="00F906FA"/>
    <w:rsid w:val="00F911CF"/>
    <w:rsid w:val="00F9193F"/>
    <w:rsid w:val="00F92363"/>
    <w:rsid w:val="00F92754"/>
    <w:rsid w:val="00F92D25"/>
    <w:rsid w:val="00F93866"/>
    <w:rsid w:val="00F940A5"/>
    <w:rsid w:val="00F9431E"/>
    <w:rsid w:val="00F94510"/>
    <w:rsid w:val="00F94F4F"/>
    <w:rsid w:val="00F955B4"/>
    <w:rsid w:val="00F95640"/>
    <w:rsid w:val="00F95BAE"/>
    <w:rsid w:val="00F95DA1"/>
    <w:rsid w:val="00F95DBF"/>
    <w:rsid w:val="00F95EAA"/>
    <w:rsid w:val="00F9629D"/>
    <w:rsid w:val="00F96727"/>
    <w:rsid w:val="00F96800"/>
    <w:rsid w:val="00F96DA4"/>
    <w:rsid w:val="00F972EB"/>
    <w:rsid w:val="00F97C22"/>
    <w:rsid w:val="00FA0960"/>
    <w:rsid w:val="00FA1724"/>
    <w:rsid w:val="00FA17FF"/>
    <w:rsid w:val="00FA1CC8"/>
    <w:rsid w:val="00FA23C6"/>
    <w:rsid w:val="00FA2698"/>
    <w:rsid w:val="00FA294E"/>
    <w:rsid w:val="00FA3800"/>
    <w:rsid w:val="00FA3B57"/>
    <w:rsid w:val="00FA3CF7"/>
    <w:rsid w:val="00FA3F88"/>
    <w:rsid w:val="00FA47F8"/>
    <w:rsid w:val="00FA6DB7"/>
    <w:rsid w:val="00FA7400"/>
    <w:rsid w:val="00FB0DC7"/>
    <w:rsid w:val="00FB0FED"/>
    <w:rsid w:val="00FB1555"/>
    <w:rsid w:val="00FB1E30"/>
    <w:rsid w:val="00FB228C"/>
    <w:rsid w:val="00FB3129"/>
    <w:rsid w:val="00FB35F1"/>
    <w:rsid w:val="00FB379C"/>
    <w:rsid w:val="00FB383A"/>
    <w:rsid w:val="00FB4FFB"/>
    <w:rsid w:val="00FB5C7F"/>
    <w:rsid w:val="00FB6D4E"/>
    <w:rsid w:val="00FB762E"/>
    <w:rsid w:val="00FB79B7"/>
    <w:rsid w:val="00FC0132"/>
    <w:rsid w:val="00FC0CC2"/>
    <w:rsid w:val="00FC1988"/>
    <w:rsid w:val="00FC1DBC"/>
    <w:rsid w:val="00FC22F9"/>
    <w:rsid w:val="00FC245C"/>
    <w:rsid w:val="00FC24DF"/>
    <w:rsid w:val="00FC2A43"/>
    <w:rsid w:val="00FC2B27"/>
    <w:rsid w:val="00FC30C1"/>
    <w:rsid w:val="00FC33A6"/>
    <w:rsid w:val="00FC3463"/>
    <w:rsid w:val="00FC34D4"/>
    <w:rsid w:val="00FC3DF5"/>
    <w:rsid w:val="00FC4019"/>
    <w:rsid w:val="00FC60F6"/>
    <w:rsid w:val="00FC6145"/>
    <w:rsid w:val="00FC6B53"/>
    <w:rsid w:val="00FC6CF6"/>
    <w:rsid w:val="00FC799D"/>
    <w:rsid w:val="00FD03ED"/>
    <w:rsid w:val="00FD1042"/>
    <w:rsid w:val="00FD12AE"/>
    <w:rsid w:val="00FD1E92"/>
    <w:rsid w:val="00FD24FA"/>
    <w:rsid w:val="00FD299D"/>
    <w:rsid w:val="00FD4807"/>
    <w:rsid w:val="00FD481F"/>
    <w:rsid w:val="00FD4D41"/>
    <w:rsid w:val="00FD5A35"/>
    <w:rsid w:val="00FD78F0"/>
    <w:rsid w:val="00FE061B"/>
    <w:rsid w:val="00FE0B4E"/>
    <w:rsid w:val="00FE1608"/>
    <w:rsid w:val="00FE1A1A"/>
    <w:rsid w:val="00FE23B0"/>
    <w:rsid w:val="00FE285D"/>
    <w:rsid w:val="00FE2D12"/>
    <w:rsid w:val="00FE2E39"/>
    <w:rsid w:val="00FE3706"/>
    <w:rsid w:val="00FE370F"/>
    <w:rsid w:val="00FE394B"/>
    <w:rsid w:val="00FE42D1"/>
    <w:rsid w:val="00FE4516"/>
    <w:rsid w:val="00FE532C"/>
    <w:rsid w:val="00FE7A5B"/>
    <w:rsid w:val="00FF1155"/>
    <w:rsid w:val="00FF3475"/>
    <w:rsid w:val="00FF3609"/>
    <w:rsid w:val="00FF37E3"/>
    <w:rsid w:val="00FF4B4D"/>
    <w:rsid w:val="00FF4C14"/>
    <w:rsid w:val="00FF621B"/>
    <w:rsid w:val="00FF68F7"/>
    <w:rsid w:val="00FF7419"/>
    <w:rsid w:val="00FF7586"/>
    <w:rsid w:val="00FF7BE0"/>
    <w:rsid w:val="00FF7E7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6CCDAF"/>
  <w15:chartTrackingRefBased/>
  <w15:docId w15:val="{084CC2D1-870F-4BFB-A845-60FEB14E4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1DC"/>
    <w:pPr>
      <w:spacing w:after="0" w:line="480" w:lineRule="auto"/>
      <w:ind w:firstLine="709"/>
    </w:pPr>
    <w:rPr>
      <w:rFonts w:ascii="Times New Roman" w:eastAsia="Calibri" w:hAnsi="Times New Roman" w:cs="Times New Roman"/>
      <w:sz w:val="24"/>
      <w:lang w:val="en-US"/>
    </w:rPr>
  </w:style>
  <w:style w:type="paragraph" w:styleId="Heading1">
    <w:name w:val="heading 1"/>
    <w:basedOn w:val="Normal"/>
    <w:next w:val="Normal"/>
    <w:link w:val="Heading1Char"/>
    <w:uiPriority w:val="9"/>
    <w:qFormat/>
    <w:rsid w:val="00151BDD"/>
    <w:pPr>
      <w:keepNext/>
      <w:keepLines/>
      <w:spacing w:before="240"/>
      <w:ind w:firstLine="0"/>
      <w:jc w:val="center"/>
      <w:outlineLvl w:val="0"/>
    </w:pPr>
    <w:rPr>
      <w:rFonts w:eastAsiaTheme="majorEastAsia" w:cstheme="majorBidi"/>
      <w:b/>
      <w:szCs w:val="24"/>
    </w:rPr>
  </w:style>
  <w:style w:type="paragraph" w:styleId="Heading2">
    <w:name w:val="heading 2"/>
    <w:basedOn w:val="Normal"/>
    <w:next w:val="Normal"/>
    <w:link w:val="Heading2Char"/>
    <w:uiPriority w:val="9"/>
    <w:unhideWhenUsed/>
    <w:qFormat/>
    <w:rsid w:val="00151BDD"/>
    <w:pPr>
      <w:keepNext/>
      <w:keepLines/>
      <w:ind w:firstLine="0"/>
      <w:outlineLvl w:val="1"/>
    </w:pPr>
    <w:rPr>
      <w:rFonts w:eastAsiaTheme="majorEastAsia" w:cstheme="majorBidi"/>
      <w:b/>
      <w:szCs w:val="24"/>
    </w:rPr>
  </w:style>
  <w:style w:type="paragraph" w:styleId="Heading3">
    <w:name w:val="heading 3"/>
    <w:basedOn w:val="Normal"/>
    <w:next w:val="Normal"/>
    <w:link w:val="Heading3Char"/>
    <w:uiPriority w:val="9"/>
    <w:unhideWhenUsed/>
    <w:qFormat/>
    <w:rsid w:val="00AC3835"/>
    <w:pPr>
      <w:keepNext/>
      <w:keepLines/>
      <w:ind w:firstLine="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A207D0"/>
    <w:pPr>
      <w:keepNext/>
      <w:keepLines/>
      <w:spacing w:before="4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BDD"/>
    <w:rPr>
      <w:rFonts w:ascii="Times New Roman" w:eastAsiaTheme="majorEastAsia" w:hAnsi="Times New Roman" w:cstheme="majorBidi"/>
      <w:b/>
      <w:sz w:val="24"/>
      <w:szCs w:val="24"/>
      <w:lang w:val="en-US"/>
    </w:rPr>
  </w:style>
  <w:style w:type="character" w:customStyle="1" w:styleId="Heading2Char">
    <w:name w:val="Heading 2 Char"/>
    <w:basedOn w:val="DefaultParagraphFont"/>
    <w:link w:val="Heading2"/>
    <w:uiPriority w:val="9"/>
    <w:rsid w:val="00151BDD"/>
    <w:rPr>
      <w:rFonts w:ascii="Times New Roman" w:eastAsiaTheme="majorEastAsia" w:hAnsi="Times New Roman" w:cstheme="majorBidi"/>
      <w:b/>
      <w:sz w:val="24"/>
      <w:szCs w:val="24"/>
      <w:lang w:val="en-US"/>
    </w:rPr>
  </w:style>
  <w:style w:type="paragraph" w:styleId="Header">
    <w:name w:val="header"/>
    <w:basedOn w:val="Normal"/>
    <w:link w:val="HeaderChar"/>
    <w:uiPriority w:val="99"/>
    <w:rsid w:val="001B6129"/>
    <w:pPr>
      <w:tabs>
        <w:tab w:val="center" w:pos="4536"/>
        <w:tab w:val="right" w:pos="9072"/>
      </w:tabs>
      <w:spacing w:line="240" w:lineRule="auto"/>
    </w:pPr>
  </w:style>
  <w:style w:type="character" w:customStyle="1" w:styleId="HeaderChar">
    <w:name w:val="Header Char"/>
    <w:basedOn w:val="DefaultParagraphFont"/>
    <w:link w:val="Header"/>
    <w:uiPriority w:val="99"/>
    <w:rsid w:val="001B6129"/>
    <w:rPr>
      <w:rFonts w:ascii="Times New Roman" w:eastAsia="Calibri" w:hAnsi="Times New Roman" w:cs="Times New Roman"/>
      <w:sz w:val="20"/>
    </w:rPr>
  </w:style>
  <w:style w:type="paragraph" w:styleId="Footer">
    <w:name w:val="footer"/>
    <w:basedOn w:val="Normal"/>
    <w:link w:val="FooterChar"/>
    <w:uiPriority w:val="99"/>
    <w:rsid w:val="001B6129"/>
    <w:pPr>
      <w:tabs>
        <w:tab w:val="center" w:pos="4536"/>
        <w:tab w:val="right" w:pos="9072"/>
      </w:tabs>
      <w:spacing w:line="240" w:lineRule="auto"/>
    </w:pPr>
  </w:style>
  <w:style w:type="character" w:customStyle="1" w:styleId="FooterChar">
    <w:name w:val="Footer Char"/>
    <w:basedOn w:val="DefaultParagraphFont"/>
    <w:link w:val="Footer"/>
    <w:uiPriority w:val="99"/>
    <w:rsid w:val="001B6129"/>
    <w:rPr>
      <w:rFonts w:ascii="Times New Roman" w:eastAsia="Calibri" w:hAnsi="Times New Roman" w:cs="Times New Roman"/>
      <w:sz w:val="20"/>
    </w:rPr>
  </w:style>
  <w:style w:type="character" w:styleId="Hyperlink">
    <w:name w:val="Hyperlink"/>
    <w:basedOn w:val="DefaultParagraphFont"/>
    <w:uiPriority w:val="99"/>
    <w:rsid w:val="001B6129"/>
    <w:rPr>
      <w:rFonts w:cs="Times New Roman"/>
      <w:color w:val="0000FF"/>
      <w:u w:val="single"/>
    </w:rPr>
  </w:style>
  <w:style w:type="character" w:styleId="PlaceholderText">
    <w:name w:val="Placeholder Text"/>
    <w:basedOn w:val="DefaultParagraphFont"/>
    <w:uiPriority w:val="99"/>
    <w:semiHidden/>
    <w:rsid w:val="001B6129"/>
    <w:rPr>
      <w:rFonts w:cs="Times New Roman"/>
      <w:color w:val="808080"/>
    </w:rPr>
  </w:style>
  <w:style w:type="paragraph" w:styleId="BalloonText">
    <w:name w:val="Balloon Text"/>
    <w:basedOn w:val="Normal"/>
    <w:link w:val="BalloonTextChar"/>
    <w:uiPriority w:val="99"/>
    <w:semiHidden/>
    <w:rsid w:val="001B612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129"/>
    <w:rPr>
      <w:rFonts w:ascii="Tahoma" w:eastAsia="Calibri" w:hAnsi="Tahoma" w:cs="Tahoma"/>
      <w:sz w:val="16"/>
      <w:szCs w:val="16"/>
    </w:rPr>
  </w:style>
  <w:style w:type="paragraph" w:styleId="ListParagraph">
    <w:name w:val="List Paragraph"/>
    <w:basedOn w:val="Normal"/>
    <w:uiPriority w:val="34"/>
    <w:qFormat/>
    <w:rsid w:val="001B6129"/>
    <w:pPr>
      <w:ind w:left="720"/>
      <w:contextualSpacing/>
    </w:pPr>
  </w:style>
  <w:style w:type="character" w:styleId="CommentReference">
    <w:name w:val="annotation reference"/>
    <w:basedOn w:val="DefaultParagraphFont"/>
    <w:uiPriority w:val="99"/>
    <w:semiHidden/>
    <w:rsid w:val="001B6129"/>
    <w:rPr>
      <w:rFonts w:cs="Times New Roman"/>
      <w:sz w:val="16"/>
      <w:szCs w:val="16"/>
    </w:rPr>
  </w:style>
  <w:style w:type="paragraph" w:styleId="CommentText">
    <w:name w:val="annotation text"/>
    <w:basedOn w:val="Normal"/>
    <w:link w:val="CommentTextChar"/>
    <w:uiPriority w:val="99"/>
    <w:semiHidden/>
    <w:rsid w:val="001B6129"/>
    <w:pPr>
      <w:spacing w:line="240" w:lineRule="auto"/>
    </w:pPr>
    <w:rPr>
      <w:szCs w:val="20"/>
    </w:rPr>
  </w:style>
  <w:style w:type="character" w:customStyle="1" w:styleId="CommentTextChar">
    <w:name w:val="Comment Text Char"/>
    <w:basedOn w:val="DefaultParagraphFont"/>
    <w:link w:val="CommentText"/>
    <w:uiPriority w:val="99"/>
    <w:semiHidden/>
    <w:rsid w:val="001B6129"/>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rsid w:val="001B6129"/>
    <w:rPr>
      <w:b/>
      <w:bCs/>
    </w:rPr>
  </w:style>
  <w:style w:type="character" w:customStyle="1" w:styleId="CommentSubjectChar">
    <w:name w:val="Comment Subject Char"/>
    <w:basedOn w:val="CommentTextChar"/>
    <w:link w:val="CommentSubject"/>
    <w:uiPriority w:val="99"/>
    <w:semiHidden/>
    <w:rsid w:val="001B6129"/>
    <w:rPr>
      <w:rFonts w:ascii="Times New Roman" w:eastAsia="Calibri" w:hAnsi="Times New Roman" w:cs="Times New Roman"/>
      <w:b/>
      <w:bCs/>
      <w:sz w:val="20"/>
      <w:szCs w:val="20"/>
    </w:rPr>
  </w:style>
  <w:style w:type="paragraph" w:styleId="FootnoteText">
    <w:name w:val="footnote text"/>
    <w:basedOn w:val="Normal"/>
    <w:link w:val="FootnoteTextChar"/>
    <w:uiPriority w:val="99"/>
    <w:semiHidden/>
    <w:rsid w:val="001B6129"/>
    <w:pPr>
      <w:spacing w:line="240" w:lineRule="auto"/>
    </w:pPr>
    <w:rPr>
      <w:szCs w:val="20"/>
    </w:rPr>
  </w:style>
  <w:style w:type="character" w:customStyle="1" w:styleId="FootnoteTextChar">
    <w:name w:val="Footnote Text Char"/>
    <w:basedOn w:val="DefaultParagraphFont"/>
    <w:link w:val="FootnoteText"/>
    <w:uiPriority w:val="99"/>
    <w:semiHidden/>
    <w:rsid w:val="001B6129"/>
    <w:rPr>
      <w:rFonts w:ascii="Times New Roman" w:eastAsia="Calibri" w:hAnsi="Times New Roman" w:cs="Times New Roman"/>
      <w:sz w:val="20"/>
      <w:szCs w:val="20"/>
    </w:rPr>
  </w:style>
  <w:style w:type="character" w:styleId="FootnoteReference">
    <w:name w:val="footnote reference"/>
    <w:basedOn w:val="DefaultParagraphFont"/>
    <w:uiPriority w:val="99"/>
    <w:semiHidden/>
    <w:rsid w:val="001B6129"/>
    <w:rPr>
      <w:rFonts w:cs="Times New Roman"/>
      <w:vertAlign w:val="superscript"/>
    </w:rPr>
  </w:style>
  <w:style w:type="paragraph" w:styleId="HTMLPreformatted">
    <w:name w:val="HTML Preformatted"/>
    <w:basedOn w:val="Normal"/>
    <w:link w:val="HTMLPreformattedChar"/>
    <w:uiPriority w:val="99"/>
    <w:semiHidden/>
    <w:rsid w:val="001B6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eastAsia="de-DE"/>
    </w:rPr>
  </w:style>
  <w:style w:type="character" w:customStyle="1" w:styleId="HTMLPreformattedChar">
    <w:name w:val="HTML Preformatted Char"/>
    <w:basedOn w:val="DefaultParagraphFont"/>
    <w:link w:val="HTMLPreformatted"/>
    <w:uiPriority w:val="99"/>
    <w:semiHidden/>
    <w:rsid w:val="001B6129"/>
    <w:rPr>
      <w:rFonts w:ascii="Courier New" w:eastAsia="Times New Roman" w:hAnsi="Courier New" w:cs="Courier New"/>
      <w:sz w:val="20"/>
      <w:szCs w:val="20"/>
      <w:lang w:eastAsia="de-DE"/>
    </w:rPr>
  </w:style>
  <w:style w:type="character" w:customStyle="1" w:styleId="NichtaufgelsteErwhnung1">
    <w:name w:val="Nicht aufgelöste Erwähnung1"/>
    <w:basedOn w:val="DefaultParagraphFont"/>
    <w:uiPriority w:val="99"/>
    <w:semiHidden/>
    <w:unhideWhenUsed/>
    <w:rsid w:val="001B6129"/>
    <w:rPr>
      <w:color w:val="605E5C"/>
      <w:shd w:val="clear" w:color="auto" w:fill="E1DFDD"/>
    </w:rPr>
  </w:style>
  <w:style w:type="character" w:customStyle="1" w:styleId="NichtaufgelsteErwhnung2">
    <w:name w:val="Nicht aufgelöste Erwähnung2"/>
    <w:basedOn w:val="DefaultParagraphFont"/>
    <w:uiPriority w:val="99"/>
    <w:semiHidden/>
    <w:unhideWhenUsed/>
    <w:rsid w:val="001B6129"/>
    <w:rPr>
      <w:color w:val="605E5C"/>
      <w:shd w:val="clear" w:color="auto" w:fill="E1DFDD"/>
    </w:rPr>
  </w:style>
  <w:style w:type="character" w:customStyle="1" w:styleId="NichtaufgelsteErwhnung3">
    <w:name w:val="Nicht aufgelöste Erwähnung3"/>
    <w:basedOn w:val="DefaultParagraphFont"/>
    <w:uiPriority w:val="99"/>
    <w:semiHidden/>
    <w:unhideWhenUsed/>
    <w:rsid w:val="001B6129"/>
    <w:rPr>
      <w:color w:val="605E5C"/>
      <w:shd w:val="clear" w:color="auto" w:fill="E1DFDD"/>
    </w:rPr>
  </w:style>
  <w:style w:type="character" w:styleId="LineNumber">
    <w:name w:val="line number"/>
    <w:basedOn w:val="DefaultParagraphFont"/>
    <w:uiPriority w:val="99"/>
    <w:semiHidden/>
    <w:unhideWhenUsed/>
    <w:rsid w:val="001B6129"/>
  </w:style>
  <w:style w:type="character" w:customStyle="1" w:styleId="Heading3Char">
    <w:name w:val="Heading 3 Char"/>
    <w:basedOn w:val="DefaultParagraphFont"/>
    <w:link w:val="Heading3"/>
    <w:uiPriority w:val="9"/>
    <w:rsid w:val="00AC3835"/>
    <w:rPr>
      <w:rFonts w:ascii="Times New Roman" w:eastAsiaTheme="majorEastAsia" w:hAnsi="Times New Roman" w:cstheme="majorBidi"/>
      <w:b/>
      <w:i/>
      <w:sz w:val="24"/>
      <w:szCs w:val="24"/>
      <w:lang w:val="en-US"/>
    </w:rPr>
  </w:style>
  <w:style w:type="character" w:customStyle="1" w:styleId="selectable">
    <w:name w:val="selectable"/>
    <w:basedOn w:val="DefaultParagraphFont"/>
    <w:rsid w:val="00B70D6F"/>
  </w:style>
  <w:style w:type="character" w:customStyle="1" w:styleId="NichtaufgelsteErwhnung4">
    <w:name w:val="Nicht aufgelöste Erwähnung4"/>
    <w:basedOn w:val="DefaultParagraphFont"/>
    <w:uiPriority w:val="99"/>
    <w:semiHidden/>
    <w:unhideWhenUsed/>
    <w:rsid w:val="00793FE0"/>
    <w:rPr>
      <w:color w:val="605E5C"/>
      <w:shd w:val="clear" w:color="auto" w:fill="E1DFDD"/>
    </w:rPr>
  </w:style>
  <w:style w:type="paragraph" w:styleId="Revision">
    <w:name w:val="Revision"/>
    <w:hidden/>
    <w:uiPriority w:val="99"/>
    <w:semiHidden/>
    <w:rsid w:val="00654960"/>
    <w:pPr>
      <w:spacing w:after="0" w:line="240" w:lineRule="auto"/>
    </w:pPr>
    <w:rPr>
      <w:rFonts w:ascii="Times New Roman" w:eastAsia="Calibri" w:hAnsi="Times New Roman" w:cs="Times New Roman"/>
      <w:sz w:val="24"/>
      <w:lang w:val="en-US"/>
    </w:rPr>
  </w:style>
  <w:style w:type="character" w:styleId="HTMLCite">
    <w:name w:val="HTML Cite"/>
    <w:basedOn w:val="DefaultParagraphFont"/>
    <w:uiPriority w:val="99"/>
    <w:semiHidden/>
    <w:unhideWhenUsed/>
    <w:rsid w:val="008B296D"/>
    <w:rPr>
      <w:i/>
      <w:iCs/>
    </w:rPr>
  </w:style>
  <w:style w:type="character" w:customStyle="1" w:styleId="NichtaufgelsteErwhnung40">
    <w:name w:val="Nicht aufgelöste Erwähnung4"/>
    <w:basedOn w:val="DefaultParagraphFont"/>
    <w:uiPriority w:val="99"/>
    <w:semiHidden/>
    <w:unhideWhenUsed/>
    <w:rsid w:val="00D03619"/>
    <w:rPr>
      <w:color w:val="605E5C"/>
      <w:shd w:val="clear" w:color="auto" w:fill="E1DFDD"/>
    </w:rPr>
  </w:style>
  <w:style w:type="table" w:styleId="TableGrid">
    <w:name w:val="Table Grid"/>
    <w:basedOn w:val="TableNormal"/>
    <w:uiPriority w:val="39"/>
    <w:rsid w:val="009875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F4234"/>
    <w:pPr>
      <w:spacing w:after="0" w:line="240" w:lineRule="auto"/>
      <w:ind w:firstLine="709"/>
    </w:pPr>
    <w:rPr>
      <w:rFonts w:ascii="Times New Roman" w:eastAsia="Calibri" w:hAnsi="Times New Roman" w:cs="Times New Roman"/>
      <w:sz w:val="24"/>
      <w:lang w:val="en-US"/>
    </w:rPr>
  </w:style>
  <w:style w:type="paragraph" w:styleId="ListBullet">
    <w:name w:val="List Bullet"/>
    <w:basedOn w:val="Normal"/>
    <w:uiPriority w:val="99"/>
    <w:unhideWhenUsed/>
    <w:rsid w:val="00AF462B"/>
    <w:pPr>
      <w:numPr>
        <w:numId w:val="15"/>
      </w:numPr>
      <w:contextualSpacing/>
    </w:pPr>
  </w:style>
  <w:style w:type="character" w:styleId="Emphasis">
    <w:name w:val="Emphasis"/>
    <w:basedOn w:val="DefaultParagraphFont"/>
    <w:uiPriority w:val="20"/>
    <w:qFormat/>
    <w:rsid w:val="00DB36EC"/>
    <w:rPr>
      <w:i/>
      <w:iCs/>
    </w:rPr>
  </w:style>
  <w:style w:type="character" w:customStyle="1" w:styleId="doilink">
    <w:name w:val="doi_link"/>
    <w:basedOn w:val="DefaultParagraphFont"/>
    <w:rsid w:val="00DB36EC"/>
  </w:style>
  <w:style w:type="character" w:styleId="UnresolvedMention">
    <w:name w:val="Unresolved Mention"/>
    <w:basedOn w:val="DefaultParagraphFont"/>
    <w:uiPriority w:val="99"/>
    <w:semiHidden/>
    <w:unhideWhenUsed/>
    <w:rsid w:val="005A5B73"/>
    <w:rPr>
      <w:color w:val="605E5C"/>
      <w:shd w:val="clear" w:color="auto" w:fill="E1DFDD"/>
    </w:rPr>
  </w:style>
  <w:style w:type="character" w:customStyle="1" w:styleId="Heading4Char">
    <w:name w:val="Heading 4 Char"/>
    <w:basedOn w:val="DefaultParagraphFont"/>
    <w:link w:val="Heading4"/>
    <w:uiPriority w:val="9"/>
    <w:rsid w:val="00A207D0"/>
    <w:rPr>
      <w:rFonts w:ascii="Times New Roman" w:eastAsiaTheme="majorEastAsia" w:hAnsi="Times New Roman" w:cstheme="majorBidi"/>
      <w:b/>
      <w:i/>
      <w:iCs/>
      <w:color w:val="000000" w:themeColor="text1"/>
      <w:sz w:val="24"/>
      <w:lang w:val="en-US"/>
    </w:rPr>
  </w:style>
  <w:style w:type="paragraph" w:styleId="Caption">
    <w:name w:val="caption"/>
    <w:basedOn w:val="Normal"/>
    <w:next w:val="Normal"/>
    <w:uiPriority w:val="35"/>
    <w:unhideWhenUsed/>
    <w:qFormat/>
    <w:rsid w:val="00FC6145"/>
    <w:pPr>
      <w:spacing w:after="200" w:line="240" w:lineRule="auto"/>
      <w:ind w:firstLine="0"/>
    </w:pPr>
    <w:rPr>
      <w:iCs/>
      <w:sz w:val="20"/>
      <w:szCs w:val="18"/>
    </w:rPr>
  </w:style>
  <w:style w:type="paragraph" w:customStyle="1" w:styleId="Literaturliste">
    <w:name w:val="Literaturliste"/>
    <w:basedOn w:val="Normal"/>
    <w:link w:val="LiteraturlisteZchn"/>
    <w:qFormat/>
    <w:rsid w:val="00DD0896"/>
    <w:pPr>
      <w:ind w:left="709" w:hanging="709"/>
    </w:pPr>
    <w:rPr>
      <w:color w:val="000000"/>
    </w:rPr>
  </w:style>
  <w:style w:type="character" w:customStyle="1" w:styleId="LiteraturlisteZchn">
    <w:name w:val="Literaturliste Zchn"/>
    <w:basedOn w:val="DefaultParagraphFont"/>
    <w:link w:val="Literaturliste"/>
    <w:rsid w:val="00DD0896"/>
    <w:rPr>
      <w:rFonts w:ascii="Times New Roman" w:eastAsia="Calibri" w:hAnsi="Times New Roman" w:cs="Times New Roman"/>
      <w:color w:val="000000"/>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320022">
      <w:bodyDiv w:val="1"/>
      <w:marLeft w:val="0"/>
      <w:marRight w:val="0"/>
      <w:marTop w:val="0"/>
      <w:marBottom w:val="0"/>
      <w:divBdr>
        <w:top w:val="none" w:sz="0" w:space="0" w:color="auto"/>
        <w:left w:val="none" w:sz="0" w:space="0" w:color="auto"/>
        <w:bottom w:val="none" w:sz="0" w:space="0" w:color="auto"/>
        <w:right w:val="none" w:sz="0" w:space="0" w:color="auto"/>
      </w:divBdr>
      <w:divsChild>
        <w:div w:id="1648050108">
          <w:marLeft w:val="0"/>
          <w:marRight w:val="0"/>
          <w:marTop w:val="0"/>
          <w:marBottom w:val="0"/>
          <w:divBdr>
            <w:top w:val="none" w:sz="0" w:space="0" w:color="auto"/>
            <w:left w:val="none" w:sz="0" w:space="0" w:color="auto"/>
            <w:bottom w:val="none" w:sz="0" w:space="0" w:color="auto"/>
            <w:right w:val="none" w:sz="0" w:space="0" w:color="auto"/>
          </w:divBdr>
          <w:divsChild>
            <w:div w:id="1482117145">
              <w:marLeft w:val="0"/>
              <w:marRight w:val="0"/>
              <w:marTop w:val="0"/>
              <w:marBottom w:val="0"/>
              <w:divBdr>
                <w:top w:val="none" w:sz="0" w:space="0" w:color="auto"/>
                <w:left w:val="none" w:sz="0" w:space="0" w:color="auto"/>
                <w:bottom w:val="none" w:sz="0" w:space="0" w:color="auto"/>
                <w:right w:val="none" w:sz="0" w:space="0" w:color="auto"/>
              </w:divBdr>
              <w:divsChild>
                <w:div w:id="6863238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85769410">
      <w:bodyDiv w:val="1"/>
      <w:marLeft w:val="0"/>
      <w:marRight w:val="0"/>
      <w:marTop w:val="0"/>
      <w:marBottom w:val="0"/>
      <w:divBdr>
        <w:top w:val="none" w:sz="0" w:space="0" w:color="auto"/>
        <w:left w:val="none" w:sz="0" w:space="0" w:color="auto"/>
        <w:bottom w:val="none" w:sz="0" w:space="0" w:color="auto"/>
        <w:right w:val="none" w:sz="0" w:space="0" w:color="auto"/>
      </w:divBdr>
      <w:divsChild>
        <w:div w:id="993995533">
          <w:marLeft w:val="0"/>
          <w:marRight w:val="0"/>
          <w:marTop w:val="0"/>
          <w:marBottom w:val="0"/>
          <w:divBdr>
            <w:top w:val="none" w:sz="0" w:space="0" w:color="auto"/>
            <w:left w:val="none" w:sz="0" w:space="0" w:color="auto"/>
            <w:bottom w:val="none" w:sz="0" w:space="0" w:color="auto"/>
            <w:right w:val="none" w:sz="0" w:space="0" w:color="auto"/>
          </w:divBdr>
        </w:div>
      </w:divsChild>
    </w:div>
    <w:div w:id="664868059">
      <w:bodyDiv w:val="1"/>
      <w:marLeft w:val="0"/>
      <w:marRight w:val="0"/>
      <w:marTop w:val="0"/>
      <w:marBottom w:val="0"/>
      <w:divBdr>
        <w:top w:val="none" w:sz="0" w:space="0" w:color="auto"/>
        <w:left w:val="none" w:sz="0" w:space="0" w:color="auto"/>
        <w:bottom w:val="none" w:sz="0" w:space="0" w:color="auto"/>
        <w:right w:val="none" w:sz="0" w:space="0" w:color="auto"/>
      </w:divBdr>
    </w:div>
    <w:div w:id="774832670">
      <w:bodyDiv w:val="1"/>
      <w:marLeft w:val="0"/>
      <w:marRight w:val="0"/>
      <w:marTop w:val="0"/>
      <w:marBottom w:val="0"/>
      <w:divBdr>
        <w:top w:val="none" w:sz="0" w:space="0" w:color="auto"/>
        <w:left w:val="none" w:sz="0" w:space="0" w:color="auto"/>
        <w:bottom w:val="none" w:sz="0" w:space="0" w:color="auto"/>
        <w:right w:val="none" w:sz="0" w:space="0" w:color="auto"/>
      </w:divBdr>
    </w:div>
    <w:div w:id="807357135">
      <w:bodyDiv w:val="1"/>
      <w:marLeft w:val="0"/>
      <w:marRight w:val="0"/>
      <w:marTop w:val="0"/>
      <w:marBottom w:val="0"/>
      <w:divBdr>
        <w:top w:val="none" w:sz="0" w:space="0" w:color="auto"/>
        <w:left w:val="none" w:sz="0" w:space="0" w:color="auto"/>
        <w:bottom w:val="none" w:sz="0" w:space="0" w:color="auto"/>
        <w:right w:val="none" w:sz="0" w:space="0" w:color="auto"/>
      </w:divBdr>
    </w:div>
    <w:div w:id="1054545154">
      <w:bodyDiv w:val="1"/>
      <w:marLeft w:val="0"/>
      <w:marRight w:val="0"/>
      <w:marTop w:val="0"/>
      <w:marBottom w:val="0"/>
      <w:divBdr>
        <w:top w:val="none" w:sz="0" w:space="0" w:color="auto"/>
        <w:left w:val="none" w:sz="0" w:space="0" w:color="auto"/>
        <w:bottom w:val="none" w:sz="0" w:space="0" w:color="auto"/>
        <w:right w:val="none" w:sz="0" w:space="0" w:color="auto"/>
      </w:divBdr>
    </w:div>
    <w:div w:id="1242451302">
      <w:bodyDiv w:val="1"/>
      <w:marLeft w:val="0"/>
      <w:marRight w:val="0"/>
      <w:marTop w:val="0"/>
      <w:marBottom w:val="0"/>
      <w:divBdr>
        <w:top w:val="none" w:sz="0" w:space="0" w:color="auto"/>
        <w:left w:val="none" w:sz="0" w:space="0" w:color="auto"/>
        <w:bottom w:val="none" w:sz="0" w:space="0" w:color="auto"/>
        <w:right w:val="none" w:sz="0" w:space="0" w:color="auto"/>
      </w:divBdr>
      <w:divsChild>
        <w:div w:id="897521607">
          <w:marLeft w:val="0"/>
          <w:marRight w:val="0"/>
          <w:marTop w:val="0"/>
          <w:marBottom w:val="0"/>
          <w:divBdr>
            <w:top w:val="none" w:sz="0" w:space="0" w:color="auto"/>
            <w:left w:val="none" w:sz="0" w:space="0" w:color="auto"/>
            <w:bottom w:val="none" w:sz="0" w:space="0" w:color="auto"/>
            <w:right w:val="none" w:sz="0" w:space="0" w:color="auto"/>
          </w:divBdr>
          <w:divsChild>
            <w:div w:id="1933396692">
              <w:marLeft w:val="0"/>
              <w:marRight w:val="0"/>
              <w:marTop w:val="0"/>
              <w:marBottom w:val="0"/>
              <w:divBdr>
                <w:top w:val="none" w:sz="0" w:space="0" w:color="auto"/>
                <w:left w:val="none" w:sz="0" w:space="0" w:color="auto"/>
                <w:bottom w:val="none" w:sz="0" w:space="0" w:color="auto"/>
                <w:right w:val="none" w:sz="0" w:space="0" w:color="auto"/>
              </w:divBdr>
              <w:divsChild>
                <w:div w:id="14100389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16228030">
      <w:bodyDiv w:val="1"/>
      <w:marLeft w:val="0"/>
      <w:marRight w:val="0"/>
      <w:marTop w:val="0"/>
      <w:marBottom w:val="0"/>
      <w:divBdr>
        <w:top w:val="none" w:sz="0" w:space="0" w:color="auto"/>
        <w:left w:val="none" w:sz="0" w:space="0" w:color="auto"/>
        <w:bottom w:val="none" w:sz="0" w:space="0" w:color="auto"/>
        <w:right w:val="none" w:sz="0" w:space="0" w:color="auto"/>
      </w:divBdr>
      <w:divsChild>
        <w:div w:id="103621156">
          <w:marLeft w:val="0"/>
          <w:marRight w:val="0"/>
          <w:marTop w:val="0"/>
          <w:marBottom w:val="0"/>
          <w:divBdr>
            <w:top w:val="none" w:sz="0" w:space="0" w:color="auto"/>
            <w:left w:val="none" w:sz="0" w:space="0" w:color="auto"/>
            <w:bottom w:val="none" w:sz="0" w:space="0" w:color="auto"/>
            <w:right w:val="none" w:sz="0" w:space="0" w:color="auto"/>
          </w:divBdr>
        </w:div>
      </w:divsChild>
    </w:div>
    <w:div w:id="1349402555">
      <w:bodyDiv w:val="1"/>
      <w:marLeft w:val="0"/>
      <w:marRight w:val="0"/>
      <w:marTop w:val="0"/>
      <w:marBottom w:val="0"/>
      <w:divBdr>
        <w:top w:val="none" w:sz="0" w:space="0" w:color="auto"/>
        <w:left w:val="none" w:sz="0" w:space="0" w:color="auto"/>
        <w:bottom w:val="none" w:sz="0" w:space="0" w:color="auto"/>
        <w:right w:val="none" w:sz="0" w:space="0" w:color="auto"/>
      </w:divBdr>
      <w:divsChild>
        <w:div w:id="1717972267">
          <w:marLeft w:val="0"/>
          <w:marRight w:val="0"/>
          <w:marTop w:val="0"/>
          <w:marBottom w:val="0"/>
          <w:divBdr>
            <w:top w:val="none" w:sz="0" w:space="0" w:color="auto"/>
            <w:left w:val="none" w:sz="0" w:space="0" w:color="auto"/>
            <w:bottom w:val="none" w:sz="0" w:space="0" w:color="auto"/>
            <w:right w:val="none" w:sz="0" w:space="0" w:color="auto"/>
          </w:divBdr>
        </w:div>
      </w:divsChild>
    </w:div>
    <w:div w:id="1384401519">
      <w:bodyDiv w:val="1"/>
      <w:marLeft w:val="0"/>
      <w:marRight w:val="0"/>
      <w:marTop w:val="0"/>
      <w:marBottom w:val="0"/>
      <w:divBdr>
        <w:top w:val="none" w:sz="0" w:space="0" w:color="auto"/>
        <w:left w:val="none" w:sz="0" w:space="0" w:color="auto"/>
        <w:bottom w:val="none" w:sz="0" w:space="0" w:color="auto"/>
        <w:right w:val="none" w:sz="0" w:space="0" w:color="auto"/>
      </w:divBdr>
      <w:divsChild>
        <w:div w:id="1732653138">
          <w:marLeft w:val="0"/>
          <w:marRight w:val="0"/>
          <w:marTop w:val="0"/>
          <w:marBottom w:val="0"/>
          <w:divBdr>
            <w:top w:val="none" w:sz="0" w:space="0" w:color="auto"/>
            <w:left w:val="none" w:sz="0" w:space="0" w:color="auto"/>
            <w:bottom w:val="none" w:sz="0" w:space="0" w:color="auto"/>
            <w:right w:val="none" w:sz="0" w:space="0" w:color="auto"/>
          </w:divBdr>
          <w:divsChild>
            <w:div w:id="1051733618">
              <w:marLeft w:val="0"/>
              <w:marRight w:val="0"/>
              <w:marTop w:val="0"/>
              <w:marBottom w:val="0"/>
              <w:divBdr>
                <w:top w:val="none" w:sz="0" w:space="0" w:color="auto"/>
                <w:left w:val="none" w:sz="0" w:space="0" w:color="auto"/>
                <w:bottom w:val="none" w:sz="0" w:space="0" w:color="auto"/>
                <w:right w:val="none" w:sz="0" w:space="0" w:color="auto"/>
              </w:divBdr>
              <w:divsChild>
                <w:div w:id="8187694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20922340">
      <w:bodyDiv w:val="1"/>
      <w:marLeft w:val="0"/>
      <w:marRight w:val="0"/>
      <w:marTop w:val="0"/>
      <w:marBottom w:val="0"/>
      <w:divBdr>
        <w:top w:val="none" w:sz="0" w:space="0" w:color="auto"/>
        <w:left w:val="none" w:sz="0" w:space="0" w:color="auto"/>
        <w:bottom w:val="none" w:sz="0" w:space="0" w:color="auto"/>
        <w:right w:val="none" w:sz="0" w:space="0" w:color="auto"/>
      </w:divBdr>
    </w:div>
    <w:div w:id="1830051723">
      <w:bodyDiv w:val="1"/>
      <w:marLeft w:val="0"/>
      <w:marRight w:val="0"/>
      <w:marTop w:val="0"/>
      <w:marBottom w:val="0"/>
      <w:divBdr>
        <w:top w:val="none" w:sz="0" w:space="0" w:color="auto"/>
        <w:left w:val="none" w:sz="0" w:space="0" w:color="auto"/>
        <w:bottom w:val="none" w:sz="0" w:space="0" w:color="auto"/>
        <w:right w:val="none" w:sz="0" w:space="0" w:color="auto"/>
      </w:divBdr>
      <w:divsChild>
        <w:div w:id="635599443">
          <w:marLeft w:val="0"/>
          <w:marRight w:val="0"/>
          <w:marTop w:val="0"/>
          <w:marBottom w:val="0"/>
          <w:divBdr>
            <w:top w:val="none" w:sz="0" w:space="0" w:color="auto"/>
            <w:left w:val="none" w:sz="0" w:space="0" w:color="auto"/>
            <w:bottom w:val="none" w:sz="0" w:space="0" w:color="auto"/>
            <w:right w:val="none" w:sz="0" w:space="0" w:color="auto"/>
          </w:divBdr>
          <w:divsChild>
            <w:div w:id="1753041706">
              <w:marLeft w:val="0"/>
              <w:marRight w:val="0"/>
              <w:marTop w:val="0"/>
              <w:marBottom w:val="0"/>
              <w:divBdr>
                <w:top w:val="none" w:sz="0" w:space="0" w:color="auto"/>
                <w:left w:val="none" w:sz="0" w:space="0" w:color="auto"/>
                <w:bottom w:val="none" w:sz="0" w:space="0" w:color="auto"/>
                <w:right w:val="none" w:sz="0" w:space="0" w:color="auto"/>
              </w:divBdr>
              <w:divsChild>
                <w:div w:id="100127669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71843643">
      <w:bodyDiv w:val="1"/>
      <w:marLeft w:val="0"/>
      <w:marRight w:val="0"/>
      <w:marTop w:val="0"/>
      <w:marBottom w:val="0"/>
      <w:divBdr>
        <w:top w:val="none" w:sz="0" w:space="0" w:color="auto"/>
        <w:left w:val="none" w:sz="0" w:space="0" w:color="auto"/>
        <w:bottom w:val="none" w:sz="0" w:space="0" w:color="auto"/>
        <w:right w:val="none" w:sz="0" w:space="0" w:color="auto"/>
      </w:divBdr>
      <w:divsChild>
        <w:div w:id="1266115804">
          <w:marLeft w:val="0"/>
          <w:marRight w:val="0"/>
          <w:marTop w:val="0"/>
          <w:marBottom w:val="0"/>
          <w:divBdr>
            <w:top w:val="none" w:sz="0" w:space="0" w:color="auto"/>
            <w:left w:val="none" w:sz="0" w:space="0" w:color="auto"/>
            <w:bottom w:val="none" w:sz="0" w:space="0" w:color="auto"/>
            <w:right w:val="none" w:sz="0" w:space="0" w:color="auto"/>
          </w:divBdr>
          <w:divsChild>
            <w:div w:id="604851120">
              <w:marLeft w:val="0"/>
              <w:marRight w:val="0"/>
              <w:marTop w:val="0"/>
              <w:marBottom w:val="0"/>
              <w:divBdr>
                <w:top w:val="none" w:sz="0" w:space="0" w:color="auto"/>
                <w:left w:val="none" w:sz="0" w:space="0" w:color="auto"/>
                <w:bottom w:val="none" w:sz="0" w:space="0" w:color="auto"/>
                <w:right w:val="none" w:sz="0" w:space="0" w:color="auto"/>
              </w:divBdr>
              <w:divsChild>
                <w:div w:id="10155002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55944424">
      <w:bodyDiv w:val="1"/>
      <w:marLeft w:val="0"/>
      <w:marRight w:val="0"/>
      <w:marTop w:val="0"/>
      <w:marBottom w:val="0"/>
      <w:divBdr>
        <w:top w:val="none" w:sz="0" w:space="0" w:color="auto"/>
        <w:left w:val="none" w:sz="0" w:space="0" w:color="auto"/>
        <w:bottom w:val="none" w:sz="0" w:space="0" w:color="auto"/>
        <w:right w:val="none" w:sz="0" w:space="0" w:color="auto"/>
      </w:divBdr>
    </w:div>
    <w:div w:id="2072999035">
      <w:bodyDiv w:val="1"/>
      <w:marLeft w:val="0"/>
      <w:marRight w:val="0"/>
      <w:marTop w:val="0"/>
      <w:marBottom w:val="0"/>
      <w:divBdr>
        <w:top w:val="none" w:sz="0" w:space="0" w:color="auto"/>
        <w:left w:val="none" w:sz="0" w:space="0" w:color="auto"/>
        <w:bottom w:val="none" w:sz="0" w:space="0" w:color="auto"/>
        <w:right w:val="none" w:sz="0" w:space="0" w:color="auto"/>
      </w:divBdr>
      <w:divsChild>
        <w:div w:id="440416713">
          <w:marLeft w:val="0"/>
          <w:marRight w:val="0"/>
          <w:marTop w:val="0"/>
          <w:marBottom w:val="0"/>
          <w:divBdr>
            <w:top w:val="none" w:sz="0" w:space="0" w:color="auto"/>
            <w:left w:val="none" w:sz="0" w:space="0" w:color="auto"/>
            <w:bottom w:val="none" w:sz="0" w:space="0" w:color="auto"/>
            <w:right w:val="none" w:sz="0" w:space="0" w:color="auto"/>
          </w:divBdr>
          <w:divsChild>
            <w:div w:id="385183008">
              <w:marLeft w:val="0"/>
              <w:marRight w:val="0"/>
              <w:marTop w:val="0"/>
              <w:marBottom w:val="0"/>
              <w:divBdr>
                <w:top w:val="none" w:sz="0" w:space="0" w:color="auto"/>
                <w:left w:val="none" w:sz="0" w:space="0" w:color="auto"/>
                <w:bottom w:val="none" w:sz="0" w:space="0" w:color="auto"/>
                <w:right w:val="none" w:sz="0" w:space="0" w:color="auto"/>
              </w:divBdr>
              <w:divsChild>
                <w:div w:id="141789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DDB9C-7D88-478B-BCE6-188A75165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42</Pages>
  <Words>11344</Words>
  <Characters>64662</Characters>
  <Application>Microsoft Office Word</Application>
  <DocSecurity>0</DocSecurity>
  <Lines>538</Lines>
  <Paragraphs>151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How to mitigate violations of representativeness in norm samples: Weighting in continuous norming</vt:lpstr>
      <vt:lpstr/>
    </vt:vector>
  </TitlesOfParts>
  <Company/>
  <LinksUpToDate>false</LinksUpToDate>
  <CharactersWithSpaces>75855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mitigate violations of representativeness in norm samples: Weighting in continuous norming</dc:title>
  <dc:subject/>
  <dc:creator>Alexandra Lenhard; Wolfgang Lenhard; Sebastian Gary</dc:creator>
  <cp:keywords/>
  <dc:description/>
  <cp:lastModifiedBy>David Herzberg</cp:lastModifiedBy>
  <cp:revision>71</cp:revision>
  <cp:lastPrinted>2019-05-17T05:53:00Z</cp:lastPrinted>
  <dcterms:created xsi:type="dcterms:W3CDTF">2022-05-02T17:35:00Z</dcterms:created>
  <dcterms:modified xsi:type="dcterms:W3CDTF">2022-05-12T23:49:00Z</dcterms:modified>
</cp:coreProperties>
</file>